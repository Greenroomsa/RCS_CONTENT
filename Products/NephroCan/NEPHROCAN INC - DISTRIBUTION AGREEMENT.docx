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702AB" w14:textId="0471ABCD" w:rsidR="00F52509" w:rsidRDefault="00F52509" w:rsidP="00F52509">
      <w:pPr>
        <w:spacing w:line="276" w:lineRule="auto"/>
        <w:ind w:left="1440" w:firstLine="720"/>
        <w:jc w:val="both"/>
        <w:rPr>
          <w:ins w:id="0" w:author="Murray Stewart" w:date="2024-11-06T15:25:00Z" w16du:dateUtc="2024-11-06T13:25:00Z"/>
          <w:b/>
          <w:bCs/>
        </w:rPr>
      </w:pPr>
      <w:ins w:id="1" w:author="Murray Stewart" w:date="2024-11-06T15:25:00Z" w16du:dateUtc="2024-11-06T13:25:00Z">
        <w:r>
          <w:rPr>
            <w:b/>
            <w:bCs/>
          </w:rPr>
          <w:t>MARKETING AND DISTRIBUTION AGREEMENT</w:t>
        </w:r>
      </w:ins>
    </w:p>
    <w:p w14:paraId="430D6F7D" w14:textId="77777777" w:rsidR="00134B20" w:rsidRDefault="00134B20" w:rsidP="00F52509">
      <w:pPr>
        <w:spacing w:line="276" w:lineRule="auto"/>
        <w:ind w:left="1440" w:firstLine="720"/>
        <w:jc w:val="both"/>
        <w:rPr>
          <w:ins w:id="2" w:author="Murray Stewart" w:date="2024-11-06T15:25:00Z" w16du:dateUtc="2024-11-06T13:25:00Z"/>
          <w:b/>
          <w:bCs/>
        </w:rPr>
      </w:pPr>
    </w:p>
    <w:p w14:paraId="5651B9F4" w14:textId="20EF5CC5" w:rsidR="00134B20" w:rsidRPr="00134B20" w:rsidRDefault="00134B20">
      <w:pPr>
        <w:spacing w:line="276" w:lineRule="auto"/>
        <w:ind w:left="1440" w:firstLine="720"/>
        <w:jc w:val="both"/>
        <w:rPr>
          <w:ins w:id="3" w:author="Murray Stewart" w:date="2024-11-06T15:25:00Z" w16du:dateUtc="2024-11-06T13:25:00Z"/>
        </w:rPr>
        <w:pPrChange w:id="4" w:author="Murray Stewart" w:date="2024-11-06T15:25:00Z" w16du:dateUtc="2024-11-06T13:25:00Z">
          <w:pPr>
            <w:spacing w:line="276" w:lineRule="auto"/>
            <w:jc w:val="both"/>
          </w:pPr>
        </w:pPrChange>
      </w:pPr>
      <w:ins w:id="5" w:author="Murray Stewart" w:date="2024-11-06T15:25:00Z" w16du:dateUtc="2024-11-06T13:25:00Z">
        <w:r>
          <w:tab/>
        </w:r>
      </w:ins>
      <w:ins w:id="6" w:author="Murray Stewart" w:date="2024-11-06T15:26:00Z" w16du:dateUtc="2024-11-06T13:26:00Z">
        <w:r>
          <w:t xml:space="preserve">                   </w:t>
        </w:r>
      </w:ins>
      <w:r w:rsidR="001668FE">
        <w:t xml:space="preserve"> </w:t>
      </w:r>
      <w:ins w:id="7" w:author="Murray Stewart" w:date="2024-11-06T15:25:00Z" w16du:dateUtc="2024-11-06T13:25:00Z">
        <w:r>
          <w:t>bet</w:t>
        </w:r>
      </w:ins>
      <w:ins w:id="8" w:author="Murray Stewart" w:date="2024-11-06T15:26:00Z" w16du:dateUtc="2024-11-06T13:26:00Z">
        <w:r>
          <w:t>ween</w:t>
        </w:r>
      </w:ins>
    </w:p>
    <w:p w14:paraId="718C5373" w14:textId="05CEC84E" w:rsidR="00D11392" w:rsidRPr="00956B04" w:rsidRDefault="00D11392" w:rsidP="00D11392">
      <w:pPr>
        <w:spacing w:line="276" w:lineRule="auto"/>
        <w:jc w:val="both"/>
      </w:pPr>
      <w:del w:id="9" w:author="Murray Stewart" w:date="2024-11-06T15:24:00Z" w16du:dateUtc="2024-11-06T13:24:00Z">
        <w:r w:rsidRPr="00956B04" w:rsidDel="00E74516">
          <w:delText xml:space="preserve">This is a </w:delText>
        </w:r>
      </w:del>
      <w:del w:id="10" w:author="Murray Stewart" w:date="2024-11-06T15:26:00Z" w16du:dateUtc="2024-11-06T13:26:00Z">
        <w:r w:rsidRPr="00956B04" w:rsidDel="00134B20">
          <w:delText>Marketing and Distribution Agreement made on (date) between the following parties:</w:delText>
        </w:r>
      </w:del>
    </w:p>
    <w:p w14:paraId="2F6A67C7" w14:textId="77777777" w:rsidR="00D11392" w:rsidRDefault="00D11392" w:rsidP="00D11392">
      <w:pPr>
        <w:spacing w:line="276" w:lineRule="auto"/>
        <w:jc w:val="both"/>
        <w:rPr>
          <w:b/>
          <w:bCs/>
        </w:rPr>
      </w:pPr>
    </w:p>
    <w:p w14:paraId="201C00A8" w14:textId="16266B55" w:rsidR="00D11392" w:rsidRDefault="00D11392" w:rsidP="00D11392">
      <w:pPr>
        <w:spacing w:line="276" w:lineRule="auto"/>
        <w:jc w:val="both"/>
        <w:rPr>
          <w:ins w:id="11" w:author="Murray Stewart" w:date="2024-11-06T15:27:00Z" w16du:dateUtc="2024-11-06T13:27:00Z"/>
        </w:rPr>
      </w:pPr>
      <w:r w:rsidRPr="00956B04">
        <w:rPr>
          <w:b/>
          <w:bCs/>
        </w:rPr>
        <w:t xml:space="preserve">NephroCan </w:t>
      </w:r>
      <w:commentRangeStart w:id="12"/>
      <w:r>
        <w:rPr>
          <w:b/>
          <w:bCs/>
        </w:rPr>
        <w:t>Inc</w:t>
      </w:r>
      <w:commentRangeEnd w:id="12"/>
      <w:r w:rsidR="000D57F1">
        <w:rPr>
          <w:rStyle w:val="CommentReference"/>
        </w:rPr>
        <w:commentReference w:id="12"/>
      </w:r>
      <w:r>
        <w:rPr>
          <w:b/>
          <w:bCs/>
        </w:rPr>
        <w:t xml:space="preserve">. </w:t>
      </w:r>
      <w:ins w:id="13" w:author="Murray Stewart" w:date="2024-10-31T08:54:00Z" w16du:dateUtc="2024-10-31T06:54:00Z">
        <w:r w:rsidR="005D69A7">
          <w:rPr>
            <w:b/>
            <w:bCs/>
            <w:color w:val="FF0000"/>
          </w:rPr>
          <w:t>reg</w:t>
        </w:r>
        <w:r w:rsidR="004517AE">
          <w:rPr>
            <w:b/>
            <w:bCs/>
            <w:color w:val="FF0000"/>
          </w:rPr>
          <w:t>istration number:</w:t>
        </w:r>
      </w:ins>
      <w:ins w:id="14" w:author="Murray Stewart" w:date="2024-10-31T08:55:00Z" w16du:dateUtc="2024-10-31T06:55:00Z">
        <w:r w:rsidR="004517AE">
          <w:rPr>
            <w:b/>
            <w:bCs/>
            <w:color w:val="FF0000"/>
          </w:rPr>
          <w:t>………</w:t>
        </w:r>
      </w:ins>
      <w:ins w:id="15" w:author="Murray Stewart" w:date="2024-10-31T08:54:00Z" w16du:dateUtc="2024-10-31T06:54:00Z">
        <w:r w:rsidR="004517AE">
          <w:rPr>
            <w:b/>
            <w:bCs/>
            <w:color w:val="FF0000"/>
          </w:rPr>
          <w:t xml:space="preserve"> </w:t>
        </w:r>
      </w:ins>
      <w:r>
        <w:t xml:space="preserve">(hereinafter </w:t>
      </w:r>
      <w:ins w:id="16" w:author="Murray Stewart" w:date="2024-10-30T18:56:00Z" w16du:dateUtc="2024-10-30T16:56:00Z">
        <w:r w:rsidR="002302D3">
          <w:t xml:space="preserve">referred to as </w:t>
        </w:r>
      </w:ins>
      <w:r>
        <w:t>“</w:t>
      </w:r>
      <w:r w:rsidRPr="00956B04">
        <w:rPr>
          <w:b/>
          <w:bCs/>
        </w:rPr>
        <w:t>NephroCan”),</w:t>
      </w:r>
      <w:r>
        <w:t xml:space="preserve"> a corporation duly incorporated according to the laws of British Columbia and Canada, having its office at 940 – 1040 West Georgia Street, Vancouver, B.C. Canada V6E 4H1, </w:t>
      </w:r>
      <w:ins w:id="17" w:author="Murray Stewart" w:date="2024-10-30T18:56:00Z" w16du:dateUtc="2024-10-30T16:56:00Z">
        <w:r w:rsidR="002302D3" w:rsidRPr="004517AE">
          <w:rPr>
            <w:color w:val="FF0000"/>
            <w:rPrChange w:id="18" w:author="Murray Stewart" w:date="2024-10-31T08:55:00Z" w16du:dateUtc="2024-10-31T06:55:00Z">
              <w:rPr/>
            </w:rPrChange>
          </w:rPr>
          <w:t xml:space="preserve">represented herein </w:t>
        </w:r>
        <w:r w:rsidR="0004051A" w:rsidRPr="004517AE">
          <w:rPr>
            <w:color w:val="FF0000"/>
            <w:rPrChange w:id="19" w:author="Murray Stewart" w:date="2024-10-31T08:55:00Z" w16du:dateUtc="2024-10-31T06:55:00Z">
              <w:rPr/>
            </w:rPrChange>
          </w:rPr>
          <w:t xml:space="preserve">by </w:t>
        </w:r>
      </w:ins>
      <w:ins w:id="20" w:author="Murray Stewart" w:date="2024-10-30T18:57:00Z" w16du:dateUtc="2024-10-30T16:57:00Z">
        <w:r w:rsidR="0004051A" w:rsidRPr="004517AE">
          <w:rPr>
            <w:color w:val="FF0000"/>
            <w:rPrChange w:id="21" w:author="Murray Stewart" w:date="2024-10-31T08:55:00Z" w16du:dateUtc="2024-10-31T06:55:00Z">
              <w:rPr/>
            </w:rPrChange>
          </w:rPr>
          <w:t xml:space="preserve">Robert </w:t>
        </w:r>
        <w:r w:rsidR="00A60E7C" w:rsidRPr="004517AE">
          <w:rPr>
            <w:color w:val="FF0000"/>
            <w:rPrChange w:id="22" w:author="Murray Stewart" w:date="2024-10-31T08:55:00Z" w16du:dateUtc="2024-10-31T06:55:00Z">
              <w:rPr/>
            </w:rPrChange>
          </w:rPr>
          <w:t>Ghattas</w:t>
        </w:r>
        <w:r w:rsidR="00A60E7C">
          <w:t xml:space="preserve">, </w:t>
        </w:r>
      </w:ins>
      <w:r>
        <w:t>duly authorized for the purposes hereof as he so declares</w:t>
      </w:r>
      <w:del w:id="23" w:author="Murray Stewart" w:date="2024-11-06T15:26:00Z" w16du:dateUtc="2024-11-06T13:26:00Z">
        <w:r w:rsidDel="00790E44">
          <w:delText xml:space="preserve">, and </w:delText>
        </w:r>
      </w:del>
    </w:p>
    <w:p w14:paraId="4BDA2259" w14:textId="77777777" w:rsidR="00237354" w:rsidRDefault="00237354" w:rsidP="00D11392">
      <w:pPr>
        <w:spacing w:line="276" w:lineRule="auto"/>
        <w:jc w:val="both"/>
        <w:rPr>
          <w:ins w:id="24" w:author="Murray Stewart" w:date="2024-11-06T15:27:00Z" w16du:dateUtc="2024-11-06T13:27:00Z"/>
        </w:rPr>
      </w:pPr>
    </w:p>
    <w:p w14:paraId="1E5E1BBC" w14:textId="19C6A425" w:rsidR="00237354" w:rsidRPr="00237354" w:rsidRDefault="00237354" w:rsidP="00D11392">
      <w:pPr>
        <w:spacing w:line="276" w:lineRule="auto"/>
        <w:jc w:val="both"/>
      </w:pPr>
      <w:ins w:id="25" w:author="Murray Stewart" w:date="2024-11-06T15:27:00Z" w16du:dateUtc="2024-11-06T13:27:00Z">
        <w:r>
          <w:tab/>
        </w:r>
        <w:r>
          <w:tab/>
        </w:r>
        <w:r>
          <w:tab/>
        </w:r>
        <w:r>
          <w:tab/>
        </w:r>
        <w:r>
          <w:tab/>
        </w:r>
        <w:r>
          <w:tab/>
        </w:r>
      </w:ins>
      <w:r w:rsidR="001668FE">
        <w:t xml:space="preserve"> </w:t>
      </w:r>
      <w:ins w:id="26" w:author="Murray Stewart" w:date="2024-11-06T15:27:00Z" w16du:dateUtc="2024-11-06T13:27:00Z">
        <w:r>
          <w:t xml:space="preserve"> and</w:t>
        </w:r>
      </w:ins>
    </w:p>
    <w:p w14:paraId="6D51EBD2" w14:textId="77777777" w:rsidR="00D11392" w:rsidRDefault="00D11392" w:rsidP="00D11392">
      <w:pPr>
        <w:spacing w:line="276" w:lineRule="auto"/>
        <w:jc w:val="both"/>
      </w:pPr>
    </w:p>
    <w:p w14:paraId="7AD0B95E" w14:textId="1E5644BE" w:rsidR="00D11392" w:rsidRDefault="00D11392" w:rsidP="00D11392">
      <w:pPr>
        <w:spacing w:line="276" w:lineRule="auto"/>
        <w:jc w:val="both"/>
      </w:pPr>
      <w:r w:rsidRPr="00DE347A">
        <w:rPr>
          <w:b/>
          <w:bCs/>
          <w:noProof/>
        </w:rPr>
        <w:t>Renal Care Solutions (Pty) Ltd.</w:t>
      </w:r>
      <w:r>
        <w:t xml:space="preserve"> </w:t>
      </w:r>
      <w:ins w:id="27" w:author="Murray Stewart" w:date="2024-10-30T18:54:00Z" w16du:dateUtc="2024-10-30T16:54:00Z">
        <w:r w:rsidR="009A2F90">
          <w:t>R</w:t>
        </w:r>
      </w:ins>
      <w:ins w:id="28" w:author="Murray Stewart" w:date="2024-10-30T18:53:00Z" w16du:dateUtc="2024-10-30T16:53:00Z">
        <w:r w:rsidR="0018111A">
          <w:t>egi</w:t>
        </w:r>
      </w:ins>
      <w:ins w:id="29" w:author="Murray Stewart" w:date="2024-10-30T18:54:00Z" w16du:dateUtc="2024-10-30T16:54:00Z">
        <w:r w:rsidR="0093556B">
          <w:t>s</w:t>
        </w:r>
      </w:ins>
      <w:ins w:id="30" w:author="Murray Stewart" w:date="2024-10-30T18:53:00Z" w16du:dateUtc="2024-10-30T16:53:00Z">
        <w:r w:rsidR="0018111A">
          <w:t>tration</w:t>
        </w:r>
      </w:ins>
      <w:ins w:id="31" w:author="Murray Stewart" w:date="2024-10-30T18:54:00Z" w16du:dateUtc="2024-10-30T16:54:00Z">
        <w:r w:rsidR="0093556B">
          <w:t xml:space="preserve"> Number: </w:t>
        </w:r>
      </w:ins>
      <w:ins w:id="32" w:author="Murray Stewart" w:date="2024-10-30T18:55:00Z" w16du:dateUtc="2024-10-30T16:55:00Z">
        <w:r w:rsidR="00EA2F79">
          <w:t>2024</w:t>
        </w:r>
        <w:r w:rsidR="006629F0">
          <w:t xml:space="preserve">/366721/07 </w:t>
        </w:r>
      </w:ins>
      <w:r>
        <w:t xml:space="preserve">(hereinafter </w:t>
      </w:r>
      <w:ins w:id="33" w:author="Murray Stewart" w:date="2024-10-30T18:56:00Z" w16du:dateUtc="2024-10-30T16:56:00Z">
        <w:r w:rsidR="006629F0">
          <w:t xml:space="preserve">referred to as </w:t>
        </w:r>
      </w:ins>
      <w:r>
        <w:t>“</w:t>
      </w:r>
      <w:r w:rsidRPr="00DE347A">
        <w:rPr>
          <w:b/>
          <w:bCs/>
        </w:rPr>
        <w:t>Distributor</w:t>
      </w:r>
      <w:r>
        <w:t>”)</w:t>
      </w:r>
      <w:r w:rsidRPr="003E476C">
        <w:t xml:space="preserve"> </w:t>
      </w:r>
      <w:r>
        <w:t>is</w:t>
      </w:r>
      <w:r w:rsidRPr="003E476C">
        <w:t xml:space="preserve"> a company incorporated under the Laws of</w:t>
      </w:r>
      <w:r>
        <w:t xml:space="preserve"> South Africa</w:t>
      </w:r>
      <w:r w:rsidRPr="003E476C">
        <w:t xml:space="preserve"> with </w:t>
      </w:r>
      <w:r>
        <w:t xml:space="preserve">its </w:t>
      </w:r>
      <w:r w:rsidRPr="003E476C">
        <w:t xml:space="preserve">registered office </w:t>
      </w:r>
      <w:r>
        <w:t xml:space="preserve">located at </w:t>
      </w:r>
      <w:r w:rsidRPr="00DD3E03">
        <w:t>Unit 21, The Station, North Point Industrial Park, Shaka’s Head, Ballito 4420</w:t>
      </w:r>
      <w:ins w:id="34" w:author="Murray Stewart" w:date="2024-11-06T15:28:00Z" w16du:dateUtc="2024-11-06T13:28:00Z">
        <w:r w:rsidR="00CC5BF3">
          <w:t>,</w:t>
        </w:r>
      </w:ins>
      <w:del w:id="35" w:author="Murray Stewart" w:date="2024-11-06T15:28:00Z" w16du:dateUtc="2024-11-06T13:28:00Z">
        <w:r w:rsidDel="00CC5BF3">
          <w:delText>.</w:delText>
        </w:r>
        <w:r w:rsidRPr="003E476C" w:rsidDel="00CC5BF3">
          <w:delText>,</w:delText>
        </w:r>
      </w:del>
      <w:r w:rsidRPr="003E476C">
        <w:t xml:space="preserve"> hereby represented by</w:t>
      </w:r>
      <w:r>
        <w:t xml:space="preserve"> Grant Stewart</w:t>
      </w:r>
      <w:r w:rsidRPr="003E476C">
        <w:t xml:space="preserve"> duly empowered for the execution of this agreement</w:t>
      </w:r>
      <w:r>
        <w:t xml:space="preserve">. </w:t>
      </w:r>
    </w:p>
    <w:p w14:paraId="34644283" w14:textId="77777777" w:rsidR="00D11392" w:rsidRDefault="00D11392" w:rsidP="00D11392">
      <w:pPr>
        <w:spacing w:line="276" w:lineRule="auto"/>
        <w:jc w:val="both"/>
        <w:rPr>
          <w:sz w:val="22"/>
          <w:szCs w:val="22"/>
        </w:rPr>
      </w:pPr>
      <w:r>
        <w:rPr>
          <w:sz w:val="22"/>
          <w:szCs w:val="22"/>
        </w:rPr>
        <w:tab/>
      </w:r>
    </w:p>
    <w:p w14:paraId="05585CB5" w14:textId="4E15E453" w:rsidR="00D11392" w:rsidRPr="0099183E" w:rsidRDefault="00044C01">
      <w:pPr>
        <w:spacing w:line="276" w:lineRule="auto"/>
        <w:ind w:left="2160"/>
        <w:jc w:val="both"/>
        <w:rPr>
          <w:sz w:val="22"/>
          <w:szCs w:val="22"/>
        </w:rPr>
        <w:pPrChange w:id="36" w:author="Murray Stewart" w:date="2024-11-06T15:29:00Z" w16du:dateUtc="2024-11-06T13:29:00Z">
          <w:pPr>
            <w:spacing w:line="276" w:lineRule="auto"/>
            <w:ind w:firstLine="720"/>
            <w:jc w:val="both"/>
          </w:pPr>
        </w:pPrChange>
      </w:pPr>
      <w:ins w:id="37" w:author="Murray Stewart" w:date="2024-11-06T15:29:00Z" w16du:dateUtc="2024-11-06T13:29:00Z">
        <w:r>
          <w:rPr>
            <w:sz w:val="22"/>
            <w:szCs w:val="22"/>
          </w:rPr>
          <w:t xml:space="preserve">        </w:t>
        </w:r>
      </w:ins>
      <w:r w:rsidR="00D11392">
        <w:rPr>
          <w:sz w:val="22"/>
          <w:szCs w:val="22"/>
        </w:rPr>
        <w:t>[Collectively referred to as the “Parties”]</w:t>
      </w:r>
    </w:p>
    <w:p w14:paraId="29E93950" w14:textId="77777777" w:rsidR="00D11392" w:rsidRDefault="00D11392" w:rsidP="00D11392">
      <w:pPr>
        <w:spacing w:line="276" w:lineRule="auto"/>
        <w:jc w:val="both"/>
      </w:pPr>
    </w:p>
    <w:p w14:paraId="5AC8972C" w14:textId="77777777" w:rsidR="007D6E56" w:rsidRPr="00956B04" w:rsidRDefault="007D6E56" w:rsidP="007D6E56">
      <w:pPr>
        <w:spacing w:line="276" w:lineRule="auto"/>
        <w:rPr>
          <w:ins w:id="38" w:author="Murray Stewart" w:date="2024-11-06T15:31:00Z" w16du:dateUtc="2024-11-06T13:31:00Z"/>
          <w:b/>
          <w:bCs/>
          <w:u w:val="single"/>
        </w:rPr>
      </w:pPr>
      <w:ins w:id="39" w:author="Murray Stewart" w:date="2024-11-06T15:31:00Z" w16du:dateUtc="2024-11-06T13:31:00Z">
        <w:r>
          <w:rPr>
            <w:b/>
            <w:bCs/>
            <w:u w:val="single"/>
          </w:rPr>
          <w:t>Preamble</w:t>
        </w:r>
      </w:ins>
    </w:p>
    <w:p w14:paraId="5C5C4C73" w14:textId="77777777" w:rsidR="007D6E56" w:rsidRDefault="007D6E56" w:rsidP="007D6E56">
      <w:pPr>
        <w:spacing w:line="276" w:lineRule="auto"/>
        <w:rPr>
          <w:ins w:id="40" w:author="Murray Stewart" w:date="2024-11-06T15:31:00Z" w16du:dateUtc="2024-11-06T13:31:00Z"/>
        </w:rPr>
      </w:pPr>
    </w:p>
    <w:p w14:paraId="5BEDACF8" w14:textId="26F8E8F4" w:rsidR="007D6E56" w:rsidRDefault="007D6E56" w:rsidP="007D6E56">
      <w:pPr>
        <w:spacing w:line="276" w:lineRule="auto"/>
        <w:jc w:val="both"/>
        <w:rPr>
          <w:ins w:id="41" w:author="Murray Stewart" w:date="2024-11-06T15:31:00Z" w16du:dateUtc="2024-11-06T13:31:00Z"/>
        </w:rPr>
      </w:pPr>
      <w:ins w:id="42" w:author="Murray Stewart" w:date="2024-11-06T15:31:00Z" w16du:dateUtc="2024-11-06T13:31:00Z">
        <w:r>
          <w:t>NephroCan is a manufacturer of hemodialysis disposables and machinery. The Distributor and NephroCan wish to enter into an agreement relating to business opportunities associated to the supply of the Products</w:t>
        </w:r>
        <w:r>
          <w:rPr>
            <w:b/>
            <w:bCs/>
          </w:rPr>
          <w:t xml:space="preserve">. </w:t>
        </w:r>
        <w:r>
          <w:t xml:space="preserve">The Distributor desires to obtain from NephroCan the </w:t>
        </w:r>
      </w:ins>
      <w:ins w:id="43" w:author="Murray Stewart" w:date="2024-11-06T15:32:00Z" w16du:dateUtc="2024-11-06T13:32:00Z">
        <w:r w:rsidR="00483DBB">
          <w:rPr>
            <w:color w:val="FF0000"/>
          </w:rPr>
          <w:t xml:space="preserve">sole and exclusive </w:t>
        </w:r>
      </w:ins>
      <w:ins w:id="44" w:author="Murray Stewart" w:date="2024-11-06T15:31:00Z" w16du:dateUtc="2024-11-06T13:31:00Z">
        <w:r>
          <w:t>right to import, sell, market and promote the Products in the Territory and NephroCan is willing to grant to Distributor such right upon the terms and subject to the conditions of this Agreement.</w:t>
        </w:r>
      </w:ins>
    </w:p>
    <w:p w14:paraId="48119417" w14:textId="77777777" w:rsidR="007D6E56" w:rsidRDefault="007D6E56" w:rsidP="007D6E56">
      <w:pPr>
        <w:spacing w:line="276" w:lineRule="auto"/>
        <w:jc w:val="both"/>
        <w:rPr>
          <w:ins w:id="45" w:author="Murray Stewart" w:date="2024-11-06T15:31:00Z" w16du:dateUtc="2024-11-06T13:31:00Z"/>
        </w:rPr>
      </w:pPr>
    </w:p>
    <w:p w14:paraId="656B02B5" w14:textId="77777777" w:rsidR="007D6E56" w:rsidRDefault="007D6E56" w:rsidP="007D6E56">
      <w:pPr>
        <w:spacing w:line="276" w:lineRule="auto"/>
        <w:jc w:val="both"/>
        <w:rPr>
          <w:ins w:id="46" w:author="Murray Stewart" w:date="2024-11-06T15:31:00Z" w16du:dateUtc="2024-11-06T13:31:00Z"/>
        </w:rPr>
      </w:pPr>
      <w:ins w:id="47" w:author="Murray Stewart" w:date="2024-11-06T15:31:00Z" w16du:dateUtc="2024-11-06T13:31:00Z">
        <w:r>
          <w:t>The Distributor declares to hold the necessary technical and commercial skills and to be able to readily structure the organization required, in order to ensure that the terms of this Agreement are efficiently performed and that the contractual Products are imported and distributed at best as possible.</w:t>
        </w:r>
      </w:ins>
    </w:p>
    <w:p w14:paraId="5553B71D" w14:textId="77777777" w:rsidR="007D6E56" w:rsidRDefault="007D6E56" w:rsidP="007D6E56">
      <w:pPr>
        <w:spacing w:line="276" w:lineRule="auto"/>
        <w:jc w:val="both"/>
        <w:rPr>
          <w:ins w:id="48" w:author="Murray Stewart" w:date="2024-11-06T15:31:00Z" w16du:dateUtc="2024-11-06T13:31:00Z"/>
        </w:rPr>
      </w:pPr>
    </w:p>
    <w:p w14:paraId="07A4B9D1" w14:textId="77777777" w:rsidR="007D6E56" w:rsidRDefault="007D6E56" w:rsidP="007D6E56">
      <w:pPr>
        <w:spacing w:line="276" w:lineRule="auto"/>
        <w:jc w:val="both"/>
        <w:rPr>
          <w:ins w:id="49" w:author="Murray Stewart" w:date="2024-11-06T15:31:00Z" w16du:dateUtc="2024-11-06T13:31:00Z"/>
        </w:rPr>
      </w:pPr>
      <w:ins w:id="50" w:author="Murray Stewart" w:date="2024-11-06T15:31:00Z" w16du:dateUtc="2024-11-06T13:31:00Z">
        <w:r>
          <w:t>The Distributor has the capacity and all local permits, authorizations and approvals necessary to import, promote and sell the Products in the Territory required by the Applicable Laws and regulations.</w:t>
        </w:r>
      </w:ins>
    </w:p>
    <w:p w14:paraId="55793814" w14:textId="77777777" w:rsidR="007D6E56" w:rsidRDefault="007D6E56" w:rsidP="007D6E56">
      <w:pPr>
        <w:spacing w:line="276" w:lineRule="auto"/>
        <w:jc w:val="both"/>
        <w:rPr>
          <w:ins w:id="51" w:author="Murray Stewart" w:date="2024-11-06T15:31:00Z" w16du:dateUtc="2024-11-06T13:31:00Z"/>
        </w:rPr>
      </w:pPr>
    </w:p>
    <w:p w14:paraId="7689D280" w14:textId="30449A6E" w:rsidR="007D6E56" w:rsidRDefault="007D6E56">
      <w:pPr>
        <w:spacing w:line="276" w:lineRule="auto"/>
        <w:jc w:val="both"/>
        <w:rPr>
          <w:ins w:id="52" w:author="Murray Stewart" w:date="2024-11-06T15:31:00Z" w16du:dateUtc="2024-11-06T13:31:00Z"/>
        </w:rPr>
        <w:pPrChange w:id="53" w:author="Murray Stewart" w:date="2024-11-06T15:36:00Z" w16du:dateUtc="2024-11-06T13:36:00Z">
          <w:pPr>
            <w:spacing w:line="276" w:lineRule="auto"/>
          </w:pPr>
        </w:pPrChange>
      </w:pPr>
      <w:ins w:id="54" w:author="Murray Stewart" w:date="2024-11-06T15:31:00Z" w16du:dateUtc="2024-11-06T13:31:00Z">
        <w:r>
          <w:t xml:space="preserve">NephroCan and the Distributor (hereinafter referred to as the “Parties”) </w:t>
        </w:r>
      </w:ins>
      <w:ins w:id="55" w:author="Murray Stewart" w:date="2024-11-06T15:35:00Z" w16du:dateUtc="2024-11-06T13:35:00Z">
        <w:r w:rsidR="00C64DE4">
          <w:rPr>
            <w:color w:val="FF0000"/>
          </w:rPr>
          <w:t xml:space="preserve">hereby </w:t>
        </w:r>
      </w:ins>
      <w:ins w:id="56" w:author="Murray Stewart" w:date="2024-11-06T15:31:00Z" w16du:dateUtc="2024-11-06T13:31:00Z">
        <w:r>
          <w:t xml:space="preserve">agree that this distribution agreement (hereinafter referred to as the “Agreement”) is entered into for </w:t>
        </w:r>
        <w:r>
          <w:lastRenderedPageBreak/>
          <w:t xml:space="preserve">the purpose of purchasing the Products, </w:t>
        </w:r>
        <w:r>
          <w:rPr>
            <w:color w:val="FF0000"/>
          </w:rPr>
          <w:t>marketing and distributing same in the Territory</w:t>
        </w:r>
        <w:r>
          <w:t xml:space="preserve"> </w:t>
        </w:r>
      </w:ins>
      <w:ins w:id="57" w:author="Murray Stewart" w:date="2024-11-06T15:34:00Z" w16du:dateUtc="2024-11-06T13:34:00Z">
        <w:r w:rsidR="00D91AF9">
          <w:rPr>
            <w:color w:val="FF0000"/>
          </w:rPr>
          <w:t>on a sole and exclusive basis</w:t>
        </w:r>
        <w:r w:rsidR="00D91AF9">
          <w:t xml:space="preserve"> </w:t>
        </w:r>
      </w:ins>
      <w:ins w:id="58" w:author="Murray Stewart" w:date="2024-11-06T15:31:00Z" w16du:dateUtc="2024-11-06T13:31:00Z">
        <w:r>
          <w:t xml:space="preserve">and accept the terms and conditions as set forth in this Agreement. </w:t>
        </w:r>
      </w:ins>
    </w:p>
    <w:p w14:paraId="37EA211F" w14:textId="77777777" w:rsidR="007D6E56" w:rsidRDefault="007D6E56" w:rsidP="00D11392">
      <w:pPr>
        <w:spacing w:line="276" w:lineRule="auto"/>
      </w:pPr>
    </w:p>
    <w:p w14:paraId="3DF013D6" w14:textId="77777777" w:rsidR="00D11392" w:rsidRDefault="00D11392" w:rsidP="00D11392">
      <w:pPr>
        <w:spacing w:line="276" w:lineRule="auto"/>
        <w:rPr>
          <w:ins w:id="59" w:author="Murray Stewart" w:date="2024-10-30T18:58:00Z" w16du:dateUtc="2024-10-30T16:58:00Z"/>
          <w:b/>
          <w:bCs/>
          <w:u w:val="single"/>
        </w:rPr>
      </w:pPr>
      <w:r w:rsidRPr="00AA048E">
        <w:rPr>
          <w:b/>
          <w:bCs/>
          <w:u w:val="single"/>
        </w:rPr>
        <w:t>Definitions</w:t>
      </w:r>
    </w:p>
    <w:p w14:paraId="0F738BBF" w14:textId="77777777" w:rsidR="00132026" w:rsidRPr="00AA048E" w:rsidRDefault="00132026" w:rsidP="00D11392">
      <w:pPr>
        <w:spacing w:line="276" w:lineRule="auto"/>
        <w:rPr>
          <w:b/>
          <w:bCs/>
          <w:u w:val="single"/>
        </w:rPr>
      </w:pPr>
    </w:p>
    <w:p w14:paraId="3E35CFE2" w14:textId="0C466D35" w:rsidR="00D11392" w:rsidDel="006937AE" w:rsidRDefault="007E6070">
      <w:pPr>
        <w:pStyle w:val="NoSpacing"/>
        <w:numPr>
          <w:ilvl w:val="0"/>
          <w:numId w:val="19"/>
        </w:numPr>
        <w:jc w:val="both"/>
        <w:rPr>
          <w:del w:id="60" w:author="Murray Stewart" w:date="2024-11-06T15:41:00Z" w16du:dateUtc="2024-11-06T13:41:00Z"/>
        </w:rPr>
        <w:pPrChange w:id="61" w:author="Murray Stewart" w:date="2024-11-06T15:50:00Z" w16du:dateUtc="2024-11-06T13:50:00Z">
          <w:pPr>
            <w:pStyle w:val="ListParagraph"/>
            <w:numPr>
              <w:numId w:val="1"/>
            </w:numPr>
            <w:spacing w:line="276" w:lineRule="auto"/>
            <w:ind w:hanging="360"/>
          </w:pPr>
        </w:pPrChange>
      </w:pPr>
      <w:ins w:id="62" w:author="Murray Stewart" w:date="2024-11-06T15:46:00Z" w16du:dateUtc="2024-11-06T13:46:00Z">
        <w:r>
          <w:t>“</w:t>
        </w:r>
      </w:ins>
      <w:r w:rsidR="00D11392">
        <w:t>Products</w:t>
      </w:r>
      <w:ins w:id="63" w:author="Murray Stewart" w:date="2024-11-06T15:46:00Z" w16du:dateUtc="2024-11-06T13:46:00Z">
        <w:r>
          <w:t>”</w:t>
        </w:r>
      </w:ins>
      <w:r w:rsidR="00D11392">
        <w:t xml:space="preserve"> (hereinafter referred to as “Products”) </w:t>
      </w:r>
      <w:ins w:id="64" w:author="Murray Stewart" w:date="2024-11-06T15:40:00Z" w16du:dateUtc="2024-11-06T13:40:00Z">
        <w:r w:rsidR="00BB63D2" w:rsidRPr="00D74D53">
          <w:rPr>
            <w:color w:val="FF0000"/>
          </w:rPr>
          <w:t>mean</w:t>
        </w:r>
      </w:ins>
      <w:ins w:id="65" w:author="Murray Stewart" w:date="2024-11-06T16:08:00Z" w16du:dateUtc="2024-11-06T14:08:00Z">
        <w:r w:rsidR="00CD3876">
          <w:rPr>
            <w:color w:val="FF0000"/>
          </w:rPr>
          <w:t>s</w:t>
        </w:r>
      </w:ins>
      <w:ins w:id="66" w:author="Murray Stewart" w:date="2024-11-06T15:40:00Z" w16du:dateUtc="2024-11-06T13:40:00Z">
        <w:r w:rsidR="00BB63D2" w:rsidRPr="00D74D53">
          <w:rPr>
            <w:color w:val="FF0000"/>
          </w:rPr>
          <w:t xml:space="preserve"> the produ</w:t>
        </w:r>
        <w:r w:rsidR="006937AE" w:rsidRPr="00D74D53">
          <w:rPr>
            <w:color w:val="FF0000"/>
          </w:rPr>
          <w:t>cts and</w:t>
        </w:r>
      </w:ins>
      <w:ins w:id="67" w:author="Murray Stewart" w:date="2024-11-06T15:42:00Z" w16du:dateUtc="2024-11-06T13:42:00Z">
        <w:r w:rsidR="0095320C" w:rsidRPr="00D74D53">
          <w:rPr>
            <w:color w:val="FF0000"/>
          </w:rPr>
          <w:t xml:space="preserve"> </w:t>
        </w:r>
      </w:ins>
      <w:ins w:id="68" w:author="Murray Stewart" w:date="2024-11-06T15:40:00Z" w16du:dateUtc="2024-11-06T13:40:00Z">
        <w:r w:rsidR="006937AE" w:rsidRPr="00D74D53">
          <w:rPr>
            <w:color w:val="FF0000"/>
          </w:rPr>
          <w:t>equipment</w:t>
        </w:r>
      </w:ins>
      <w:ins w:id="69" w:author="Murray Stewart" w:date="2024-11-06T15:41:00Z" w16du:dateUtc="2024-11-06T13:41:00Z">
        <w:r w:rsidR="006937AE" w:rsidRPr="00D74D53">
          <w:rPr>
            <w:color w:val="FF0000"/>
          </w:rPr>
          <w:t xml:space="preserve"> </w:t>
        </w:r>
      </w:ins>
    </w:p>
    <w:p w14:paraId="3174F475" w14:textId="4D3558EE" w:rsidR="00D11392" w:rsidRPr="006937AE" w:rsidRDefault="00D11392">
      <w:pPr>
        <w:pStyle w:val="NoSpacing"/>
        <w:numPr>
          <w:ilvl w:val="0"/>
          <w:numId w:val="19"/>
        </w:numPr>
        <w:jc w:val="both"/>
        <w:rPr>
          <w:b/>
          <w:bCs/>
        </w:rPr>
        <w:pPrChange w:id="70" w:author="Murray Stewart" w:date="2024-11-06T15:50:00Z" w16du:dateUtc="2024-11-06T13:50:00Z">
          <w:pPr>
            <w:pStyle w:val="ListParagraph"/>
            <w:spacing w:line="276" w:lineRule="auto"/>
          </w:pPr>
        </w:pPrChange>
      </w:pPr>
      <w:del w:id="71" w:author="Murray Stewart" w:date="2024-11-06T15:41:00Z" w16du:dateUtc="2024-11-06T13:41:00Z">
        <w:r w:rsidRPr="006937AE" w:rsidDel="006937AE">
          <w:rPr>
            <w:b/>
            <w:bCs/>
          </w:rPr>
          <w:delText>A</w:delText>
        </w:r>
      </w:del>
      <w:ins w:id="72" w:author="Murray Stewart" w:date="2024-11-06T15:41:00Z" w16du:dateUtc="2024-11-06T13:41:00Z">
        <w:r w:rsidR="006937AE">
          <w:rPr>
            <w:b/>
            <w:bCs/>
          </w:rPr>
          <w:t>a</w:t>
        </w:r>
      </w:ins>
      <w:r w:rsidRPr="006937AE">
        <w:rPr>
          <w:b/>
          <w:bCs/>
        </w:rPr>
        <w:t xml:space="preserve">s per Annex- I </w:t>
      </w:r>
      <w:r w:rsidRPr="006937AE">
        <w:rPr>
          <w:color w:val="000000" w:themeColor="text1"/>
          <w:rPrChange w:id="73" w:author="Murray Stewart" w:date="2024-11-06T15:41:00Z" w16du:dateUtc="2024-11-06T13:41:00Z">
            <w:rPr>
              <w:color w:val="000000" w:themeColor="text1"/>
              <w:sz w:val="22"/>
              <w:szCs w:val="22"/>
            </w:rPr>
          </w:rPrChange>
        </w:rPr>
        <w:t>and any newly launched, upgraded, or amended Product in the future, which will carry NephroCan name on it.</w:t>
      </w:r>
    </w:p>
    <w:p w14:paraId="6ED300CC" w14:textId="77777777" w:rsidR="00D11392" w:rsidRDefault="00D11392">
      <w:pPr>
        <w:pStyle w:val="NoSpacing"/>
        <w:pPrChange w:id="74" w:author="Murray Stewart" w:date="2024-11-06T15:43:00Z" w16du:dateUtc="2024-11-06T13:43:00Z">
          <w:pPr>
            <w:spacing w:line="276" w:lineRule="auto"/>
          </w:pPr>
        </w:pPrChange>
      </w:pPr>
    </w:p>
    <w:p w14:paraId="2FD27936" w14:textId="497FDB42" w:rsidR="00D11392" w:rsidRPr="00F826EE" w:rsidDel="00EB1C5A" w:rsidRDefault="007E6070">
      <w:pPr>
        <w:pStyle w:val="ListParagraph"/>
        <w:numPr>
          <w:ilvl w:val="0"/>
          <w:numId w:val="19"/>
        </w:numPr>
        <w:jc w:val="both"/>
        <w:rPr>
          <w:del w:id="75" w:author="Murray Stewart" w:date="2024-11-06T15:39:00Z" w16du:dateUtc="2024-11-06T13:39:00Z"/>
          <w:color w:val="FF0000"/>
          <w:rPrChange w:id="76" w:author="Murray Stewart" w:date="2024-11-06T15:44:00Z" w16du:dateUtc="2024-11-06T13:44:00Z">
            <w:rPr>
              <w:del w:id="77" w:author="Murray Stewart" w:date="2024-11-06T15:39:00Z" w16du:dateUtc="2024-11-06T13:39:00Z"/>
            </w:rPr>
          </w:rPrChange>
        </w:rPr>
        <w:pPrChange w:id="78" w:author="Murray Stewart" w:date="2024-11-06T15:50:00Z" w16du:dateUtc="2024-11-06T13:50:00Z">
          <w:pPr>
            <w:pStyle w:val="ListParagraph"/>
            <w:numPr>
              <w:numId w:val="1"/>
            </w:numPr>
            <w:spacing w:line="276" w:lineRule="auto"/>
            <w:ind w:hanging="360"/>
          </w:pPr>
        </w:pPrChange>
      </w:pPr>
      <w:ins w:id="79" w:author="Murray Stewart" w:date="2024-11-06T15:47:00Z" w16du:dateUtc="2024-11-06T13:47:00Z">
        <w:r>
          <w:t>“</w:t>
        </w:r>
      </w:ins>
      <w:r w:rsidR="00D11392">
        <w:t>Territory</w:t>
      </w:r>
      <w:ins w:id="80" w:author="Murray Stewart" w:date="2024-11-06T15:47:00Z" w16du:dateUtc="2024-11-06T13:47:00Z">
        <w:r>
          <w:t>”</w:t>
        </w:r>
      </w:ins>
      <w:r w:rsidR="00D11392">
        <w:t xml:space="preserve"> (hereinafter referred to as “Territory”)</w:t>
      </w:r>
      <w:ins w:id="81" w:author="Murray Stewart" w:date="2024-11-06T15:39:00Z" w16du:dateUtc="2024-11-06T13:39:00Z">
        <w:r w:rsidR="00EB1C5A">
          <w:t xml:space="preserve"> </w:t>
        </w:r>
        <w:r w:rsidR="00EB1C5A" w:rsidRPr="00F826EE">
          <w:rPr>
            <w:color w:val="FF0000"/>
            <w:rPrChange w:id="82" w:author="Murray Stewart" w:date="2024-11-06T15:44:00Z" w16du:dateUtc="2024-11-06T13:44:00Z">
              <w:rPr/>
            </w:rPrChange>
          </w:rPr>
          <w:t>means</w:t>
        </w:r>
      </w:ins>
      <w:ins w:id="83" w:author="Murray Stewart" w:date="2024-11-06T15:40:00Z" w16du:dateUtc="2024-11-06T13:40:00Z">
        <w:r w:rsidR="00BB63D2" w:rsidRPr="00F826EE">
          <w:rPr>
            <w:color w:val="FF0000"/>
          </w:rPr>
          <w:t xml:space="preserve"> </w:t>
        </w:r>
      </w:ins>
    </w:p>
    <w:p w14:paraId="3880E40F" w14:textId="0D87A102" w:rsidR="00D11392" w:rsidRPr="009956B2" w:rsidRDefault="00D11392">
      <w:pPr>
        <w:pStyle w:val="ListParagraph"/>
        <w:numPr>
          <w:ilvl w:val="0"/>
          <w:numId w:val="19"/>
        </w:numPr>
        <w:jc w:val="both"/>
        <w:rPr>
          <w:color w:val="FF0000"/>
          <w:lang w:val="en-ZA"/>
        </w:rPr>
        <w:pPrChange w:id="84" w:author="Murray Stewart" w:date="2024-11-06T15:50:00Z" w16du:dateUtc="2024-11-06T13:50:00Z">
          <w:pPr>
            <w:spacing w:line="276" w:lineRule="auto"/>
            <w:ind w:left="720"/>
          </w:pPr>
        </w:pPrChange>
      </w:pPr>
      <w:r w:rsidRPr="00EB1C5A">
        <w:rPr>
          <w:b/>
          <w:bCs/>
        </w:rPr>
        <w:t xml:space="preserve">South Africa </w:t>
      </w:r>
      <w:r>
        <w:t>only</w:t>
      </w:r>
      <w:ins w:id="85" w:author="Murray Stewart" w:date="2024-11-06T15:38:00Z" w16du:dateUtc="2024-11-06T13:38:00Z">
        <w:r w:rsidR="00F451D2" w:rsidRPr="00EB1C5A">
          <w:rPr>
            <w:color w:val="FF0000"/>
            <w:rPrChange w:id="86" w:author="Murray Stewart" w:date="2024-11-06T15:39:00Z" w16du:dateUtc="2024-11-06T13:39:00Z">
              <w:rPr/>
            </w:rPrChange>
          </w:rPr>
          <w:t>, unless mut</w:t>
        </w:r>
        <w:r w:rsidR="00EB1C5A" w:rsidRPr="00EB1C5A">
          <w:rPr>
            <w:color w:val="FF0000"/>
            <w:rPrChange w:id="87" w:author="Murray Stewart" w:date="2024-11-06T15:39:00Z" w16du:dateUtc="2024-11-06T13:39:00Z">
              <w:rPr/>
            </w:rPrChange>
          </w:rPr>
          <w:t>ua</w:t>
        </w:r>
      </w:ins>
      <w:ins w:id="88" w:author="Murray Stewart" w:date="2024-11-06T15:39:00Z" w16du:dateUtc="2024-11-06T13:39:00Z">
        <w:r w:rsidR="00EB1C5A" w:rsidRPr="00EB1C5A">
          <w:rPr>
            <w:color w:val="FF0000"/>
            <w:rPrChange w:id="89" w:author="Murray Stewart" w:date="2024-11-06T15:39:00Z" w16du:dateUtc="2024-11-06T13:39:00Z">
              <w:rPr/>
            </w:rPrChange>
          </w:rPr>
          <w:t xml:space="preserve">lly agreed and </w:t>
        </w:r>
      </w:ins>
      <w:ins w:id="90" w:author="Murray Stewart" w:date="2024-11-06T15:38:00Z" w16du:dateUtc="2024-11-06T13:38:00Z">
        <w:r w:rsidR="00F451D2" w:rsidRPr="00EB1C5A">
          <w:rPr>
            <w:color w:val="FF0000"/>
            <w:rPrChange w:id="91" w:author="Murray Stewart" w:date="2024-11-06T15:39:00Z" w16du:dateUtc="2024-11-06T13:39:00Z">
              <w:rPr/>
            </w:rPrChange>
          </w:rPr>
          <w:t>extended in</w:t>
        </w:r>
      </w:ins>
      <w:ins w:id="92" w:author="Murray Stewart" w:date="2024-11-06T15:39:00Z" w16du:dateUtc="2024-11-06T13:39:00Z">
        <w:r w:rsidR="00EB1C5A" w:rsidRPr="00EB1C5A">
          <w:rPr>
            <w:color w:val="FF0000"/>
            <w:rPrChange w:id="93" w:author="Murray Stewart" w:date="2024-11-06T15:39:00Z" w16du:dateUtc="2024-11-06T13:39:00Z">
              <w:rPr/>
            </w:rPrChange>
          </w:rPr>
          <w:t xml:space="preserve"> writing by the parties</w:t>
        </w:r>
      </w:ins>
      <w:r w:rsidR="00543ED7">
        <w:rPr>
          <w:color w:val="FF0000"/>
        </w:rPr>
        <w:t xml:space="preserve"> </w:t>
      </w:r>
      <w:r w:rsidR="00652D70" w:rsidRPr="009956B2">
        <w:rPr>
          <w:color w:val="FF0000"/>
          <w:lang w:val="en-GB"/>
        </w:rPr>
        <w:t>within which the “Products” shall be exclusively sold by the Distributor and within which the Distributor shall render the exclusive services to end-users and customers as provided in this Agreement.</w:t>
      </w:r>
    </w:p>
    <w:p w14:paraId="43B9EC50" w14:textId="77777777" w:rsidR="00D11392" w:rsidRDefault="00D11392">
      <w:pPr>
        <w:spacing w:line="276" w:lineRule="auto"/>
        <w:jc w:val="both"/>
        <w:rPr>
          <w:b/>
          <w:bCs/>
        </w:rPr>
        <w:pPrChange w:id="94" w:author="Murray Stewart" w:date="2024-11-06T15:50:00Z" w16du:dateUtc="2024-11-06T13:50:00Z">
          <w:pPr>
            <w:spacing w:line="276" w:lineRule="auto"/>
          </w:pPr>
        </w:pPrChange>
      </w:pPr>
    </w:p>
    <w:p w14:paraId="4EABA33C" w14:textId="6F548E3A" w:rsidR="00D11392" w:rsidRDefault="007E6070">
      <w:pPr>
        <w:pStyle w:val="ListParagraph"/>
        <w:numPr>
          <w:ilvl w:val="0"/>
          <w:numId w:val="19"/>
        </w:numPr>
        <w:spacing w:line="276" w:lineRule="auto"/>
        <w:pPrChange w:id="95" w:author="Murray Stewart" w:date="2024-11-06T15:44:00Z" w16du:dateUtc="2024-11-06T13:44:00Z">
          <w:pPr>
            <w:pStyle w:val="ListParagraph"/>
            <w:numPr>
              <w:numId w:val="1"/>
            </w:numPr>
            <w:spacing w:line="276" w:lineRule="auto"/>
            <w:ind w:hanging="360"/>
          </w:pPr>
        </w:pPrChange>
      </w:pPr>
      <w:ins w:id="96" w:author="Murray Stewart" w:date="2024-11-06T15:47:00Z" w16du:dateUtc="2024-11-06T13:47:00Z">
        <w:r>
          <w:t>“</w:t>
        </w:r>
      </w:ins>
      <w:r w:rsidR="00D11392">
        <w:t>The Parties</w:t>
      </w:r>
      <w:ins w:id="97" w:author="Murray Stewart" w:date="2024-11-06T15:47:00Z" w16du:dateUtc="2024-11-06T13:47:00Z">
        <w:r>
          <w:t>”</w:t>
        </w:r>
      </w:ins>
      <w:del w:id="98" w:author="Murray Stewart" w:date="2024-11-06T15:47:00Z" w16du:dateUtc="2024-11-06T13:47:00Z">
        <w:r w:rsidR="00D11392" w:rsidDel="00AA264B">
          <w:delText>:</w:delText>
        </w:r>
      </w:del>
      <w:ins w:id="99" w:author="Murray Stewart" w:date="2024-11-06T15:47:00Z" w16du:dateUtc="2024-11-06T13:47:00Z">
        <w:r w:rsidR="00AA264B">
          <w:t xml:space="preserve"> </w:t>
        </w:r>
        <w:r w:rsidR="00AA264B">
          <w:rPr>
            <w:color w:val="FF0000"/>
          </w:rPr>
          <w:t>means</w:t>
        </w:r>
      </w:ins>
      <w:r w:rsidR="00D11392">
        <w:t xml:space="preserve"> NephroCan</w:t>
      </w:r>
      <w:ins w:id="100" w:author="Murray Stewart" w:date="2024-10-31T08:55:00Z" w16du:dateUtc="2024-10-31T06:55:00Z">
        <w:r w:rsidR="00CB6373">
          <w:t xml:space="preserve"> </w:t>
        </w:r>
      </w:ins>
      <w:ins w:id="101" w:author="Murray Stewart" w:date="2024-10-31T08:56:00Z" w16du:dateUtc="2024-10-31T06:56:00Z">
        <w:r w:rsidR="00CB6373">
          <w:rPr>
            <w:b/>
            <w:bCs/>
            <w:color w:val="FF0000"/>
          </w:rPr>
          <w:t>Inc.</w:t>
        </w:r>
      </w:ins>
      <w:r w:rsidR="00D11392">
        <w:t xml:space="preserve"> and </w:t>
      </w:r>
      <w:r w:rsidR="00D11392">
        <w:rPr>
          <w:noProof/>
        </w:rPr>
        <w:t>Renal Care Solutions</w:t>
      </w:r>
      <w:ins w:id="102" w:author="Murray Stewart" w:date="2024-10-31T08:56:00Z" w16du:dateUtc="2024-10-31T06:56:00Z">
        <w:r w:rsidR="00CB6373">
          <w:rPr>
            <w:noProof/>
          </w:rPr>
          <w:t xml:space="preserve"> </w:t>
        </w:r>
        <w:r w:rsidR="00CB6373">
          <w:rPr>
            <w:noProof/>
            <w:color w:val="FF0000"/>
          </w:rPr>
          <w:t>(Pty) Ltd</w:t>
        </w:r>
      </w:ins>
      <w:ins w:id="103" w:author="Murray Stewart" w:date="2024-11-06T15:45:00Z" w16du:dateUtc="2024-11-06T13:45:00Z">
        <w:r w:rsidR="00F14233">
          <w:rPr>
            <w:noProof/>
            <w:color w:val="FF0000"/>
          </w:rPr>
          <w:t>.</w:t>
        </w:r>
      </w:ins>
    </w:p>
    <w:p w14:paraId="29A21D66" w14:textId="77777777" w:rsidR="00D11392" w:rsidRDefault="00D11392" w:rsidP="00D11392">
      <w:pPr>
        <w:pStyle w:val="ListParagraph"/>
        <w:spacing w:line="276" w:lineRule="auto"/>
      </w:pPr>
    </w:p>
    <w:p w14:paraId="4B4E9B69" w14:textId="1B7FE0F5" w:rsidR="00D11392" w:rsidRPr="00307BB7" w:rsidRDefault="00AA264B">
      <w:pPr>
        <w:pStyle w:val="ListParagraph"/>
        <w:numPr>
          <w:ilvl w:val="0"/>
          <w:numId w:val="19"/>
        </w:numPr>
        <w:spacing w:line="276" w:lineRule="auto"/>
        <w:jc w:val="both"/>
      </w:pPr>
      <w:ins w:id="104" w:author="Murray Stewart" w:date="2024-11-06T15:47:00Z" w16du:dateUtc="2024-11-06T13:47:00Z">
        <w:r>
          <w:t>“</w:t>
        </w:r>
      </w:ins>
      <w:r w:rsidR="00D11392" w:rsidRPr="00D23E30">
        <w:t>Agreement</w:t>
      </w:r>
      <w:ins w:id="105" w:author="Murray Stewart" w:date="2024-11-06T15:47:00Z" w16du:dateUtc="2024-11-06T13:47:00Z">
        <w:r>
          <w:t xml:space="preserve">” </w:t>
        </w:r>
      </w:ins>
      <w:del w:id="106" w:author="Murray Stewart" w:date="2024-11-06T15:47:00Z" w16du:dateUtc="2024-11-06T13:47:00Z">
        <w:r w:rsidR="00D11392" w:rsidDel="00AA264B">
          <w:delText>:</w:delText>
        </w:r>
      </w:del>
      <w:ins w:id="107" w:author="Murray Stewart" w:date="2024-11-06T15:47:00Z" w16du:dateUtc="2024-11-06T13:47:00Z">
        <w:r>
          <w:rPr>
            <w:color w:val="FF0000"/>
          </w:rPr>
          <w:t>means</w:t>
        </w:r>
      </w:ins>
      <w:r w:rsidR="00D11392">
        <w:t xml:space="preserve"> </w:t>
      </w:r>
      <w:ins w:id="108" w:author="Murray Stewart" w:date="2024-11-06T15:47:00Z" w16du:dateUtc="2024-11-06T13:47:00Z">
        <w:r>
          <w:t>t</w:t>
        </w:r>
      </w:ins>
      <w:del w:id="109" w:author="Murray Stewart" w:date="2024-11-06T15:47:00Z" w16du:dateUtc="2024-11-06T13:47:00Z">
        <w:r w:rsidR="00D11392" w:rsidDel="00AA264B">
          <w:delText>T</w:delText>
        </w:r>
      </w:del>
      <w:r w:rsidR="00D11392" w:rsidRPr="00D23E30">
        <w:t>his agreement and its Schedules and any other document referred to in this agreement as amended, varied, supplemented, modified or novated from time to time</w:t>
      </w:r>
      <w:ins w:id="110" w:author="Murray Stewart" w:date="2024-10-31T09:06:00Z" w16du:dateUtc="2024-10-31T07:06:00Z">
        <w:r w:rsidR="001D35FD">
          <w:t xml:space="preserve"> </w:t>
        </w:r>
      </w:ins>
      <w:ins w:id="111" w:author="Murray Stewart" w:date="2024-11-06T15:46:00Z" w16du:dateUtc="2024-11-06T13:46:00Z">
        <w:r w:rsidR="001A40F6">
          <w:rPr>
            <w:color w:val="FF0000"/>
          </w:rPr>
          <w:t xml:space="preserve">agreed to in writing </w:t>
        </w:r>
      </w:ins>
      <w:ins w:id="112" w:author="Murray Stewart" w:date="2024-10-31T09:06:00Z" w16du:dateUtc="2024-10-31T07:06:00Z">
        <w:r w:rsidR="00E11498">
          <w:rPr>
            <w:color w:val="FF0000"/>
          </w:rPr>
          <w:t>between the parties.</w:t>
        </w:r>
      </w:ins>
    </w:p>
    <w:p w14:paraId="08599C39" w14:textId="77777777" w:rsidR="00307BB7" w:rsidRDefault="00307BB7" w:rsidP="00307BB7">
      <w:pPr>
        <w:pStyle w:val="ListParagraph"/>
      </w:pPr>
    </w:p>
    <w:p w14:paraId="4B9759B7" w14:textId="6225BFEC" w:rsidR="00307BB7" w:rsidRPr="004E3B16" w:rsidRDefault="004E3B16" w:rsidP="009C0CBD">
      <w:pPr>
        <w:pStyle w:val="BodyText"/>
        <w:numPr>
          <w:ilvl w:val="0"/>
          <w:numId w:val="19"/>
        </w:numPr>
        <w:spacing w:line="276" w:lineRule="auto"/>
        <w:jc w:val="both"/>
        <w:rPr>
          <w:color w:val="FF0000"/>
          <w:sz w:val="24"/>
          <w:szCs w:val="24"/>
          <w:lang w:val="en-GB"/>
        </w:rPr>
      </w:pPr>
      <w:r w:rsidRPr="004E3B16">
        <w:rPr>
          <w:color w:val="FF0000"/>
          <w:sz w:val="24"/>
          <w:szCs w:val="24"/>
          <w:lang w:val="en-GB"/>
        </w:rPr>
        <w:t xml:space="preserve">“Effective Date” </w:t>
      </w:r>
      <w:r w:rsidR="00420D54">
        <w:rPr>
          <w:color w:val="FF0000"/>
          <w:sz w:val="24"/>
          <w:szCs w:val="24"/>
          <w:lang w:val="en-GB"/>
        </w:rPr>
        <w:t xml:space="preserve">of this </w:t>
      </w:r>
      <w:r w:rsidR="00307BB7" w:rsidRPr="004E3B16">
        <w:rPr>
          <w:color w:val="FF0000"/>
          <w:sz w:val="24"/>
          <w:szCs w:val="24"/>
          <w:lang w:val="en-GB"/>
        </w:rPr>
        <w:t xml:space="preserve">exclusive agreement </w:t>
      </w:r>
      <w:r w:rsidR="00420D54">
        <w:rPr>
          <w:color w:val="FF0000"/>
          <w:sz w:val="24"/>
          <w:szCs w:val="24"/>
          <w:lang w:val="en-GB"/>
        </w:rPr>
        <w:t xml:space="preserve">means </w:t>
      </w:r>
      <w:r w:rsidR="00307BB7" w:rsidRPr="004E3B16">
        <w:rPr>
          <w:color w:val="FF0000"/>
          <w:sz w:val="24"/>
          <w:szCs w:val="24"/>
          <w:lang w:val="en-GB"/>
        </w:rPr>
        <w:t>the date of signing of this</w:t>
      </w:r>
      <w:r w:rsidR="00963106" w:rsidRPr="004E3B16">
        <w:rPr>
          <w:color w:val="FF0000"/>
          <w:sz w:val="24"/>
          <w:szCs w:val="24"/>
          <w:lang w:val="en-GB"/>
        </w:rPr>
        <w:t xml:space="preserve"> </w:t>
      </w:r>
      <w:r w:rsidR="00307BB7" w:rsidRPr="004E3B16">
        <w:rPr>
          <w:color w:val="FF0000"/>
          <w:sz w:val="24"/>
          <w:szCs w:val="24"/>
          <w:lang w:val="en-GB"/>
        </w:rPr>
        <w:t xml:space="preserve">Agreement by </w:t>
      </w:r>
      <w:r w:rsidR="00963106" w:rsidRPr="004E3B16">
        <w:rPr>
          <w:color w:val="FF0000"/>
          <w:sz w:val="24"/>
          <w:szCs w:val="24"/>
          <w:lang w:val="en-GB"/>
        </w:rPr>
        <w:t>NephroCan.</w:t>
      </w:r>
    </w:p>
    <w:p w14:paraId="21ACDE51" w14:textId="77777777" w:rsidR="00D11392" w:rsidRDefault="00D11392" w:rsidP="00D11392">
      <w:pPr>
        <w:pStyle w:val="ListParagraph"/>
      </w:pPr>
    </w:p>
    <w:p w14:paraId="7FD994BA" w14:textId="71305237" w:rsidR="00D11392" w:rsidRPr="009378A5" w:rsidRDefault="00D4273C">
      <w:pPr>
        <w:pStyle w:val="ListParagraph"/>
        <w:numPr>
          <w:ilvl w:val="0"/>
          <w:numId w:val="19"/>
        </w:numPr>
        <w:spacing w:line="276" w:lineRule="auto"/>
        <w:jc w:val="both"/>
        <w:rPr>
          <w:rPrChange w:id="113" w:author="Murray Stewart" w:date="2024-11-06T15:37:00Z" w16du:dateUtc="2024-11-06T13:37:00Z">
            <w:rPr>
              <w:sz w:val="22"/>
              <w:szCs w:val="22"/>
            </w:rPr>
          </w:rPrChange>
        </w:rPr>
        <w:pPrChange w:id="114" w:author="Murray Stewart" w:date="2024-11-06T15:44:00Z" w16du:dateUtc="2024-11-06T13:44:00Z">
          <w:pPr>
            <w:pStyle w:val="ListParagraph"/>
            <w:numPr>
              <w:numId w:val="1"/>
            </w:numPr>
            <w:spacing w:line="276" w:lineRule="auto"/>
            <w:ind w:hanging="360"/>
          </w:pPr>
        </w:pPrChange>
      </w:pPr>
      <w:ins w:id="115" w:author="Murray Stewart" w:date="2024-11-06T15:48:00Z" w16du:dateUtc="2024-11-06T13:48:00Z">
        <w:r>
          <w:t>“</w:t>
        </w:r>
      </w:ins>
      <w:r w:rsidR="00D11392" w:rsidRPr="00DE347A">
        <w:t>Order Confirmation</w:t>
      </w:r>
      <w:ins w:id="116" w:author="Murray Stewart" w:date="2024-11-06T15:48:00Z" w16du:dateUtc="2024-11-06T13:48:00Z">
        <w:r>
          <w:t xml:space="preserve">” </w:t>
        </w:r>
      </w:ins>
      <w:del w:id="117" w:author="Murray Stewart" w:date="2024-11-06T15:48:00Z" w16du:dateUtc="2024-11-06T13:48:00Z">
        <w:r w:rsidR="00D11392" w:rsidRPr="00DE347A" w:rsidDel="00D4273C">
          <w:delText>:</w:delText>
        </w:r>
      </w:del>
      <w:ins w:id="118" w:author="Murray Stewart" w:date="2024-11-06T15:49:00Z" w16du:dateUtc="2024-11-06T13:49:00Z">
        <w:r>
          <w:rPr>
            <w:color w:val="FF0000"/>
          </w:rPr>
          <w:t>means</w:t>
        </w:r>
      </w:ins>
      <w:r w:rsidR="00D11392">
        <w:t xml:space="preserve"> </w:t>
      </w:r>
      <w:r w:rsidR="00D11392" w:rsidRPr="009378A5">
        <w:rPr>
          <w:rPrChange w:id="119" w:author="Murray Stewart" w:date="2024-11-06T15:37:00Z" w16du:dateUtc="2024-11-06T13:37:00Z">
            <w:rPr>
              <w:sz w:val="22"/>
              <w:szCs w:val="22"/>
            </w:rPr>
          </w:rPrChange>
        </w:rPr>
        <w:t xml:space="preserve">Order for Products as placed by the Distributor </w:t>
      </w:r>
      <w:r w:rsidR="00D11392" w:rsidRPr="009378A5">
        <w:rPr>
          <w:color w:val="000000" w:themeColor="text1"/>
          <w:rPrChange w:id="120" w:author="Murray Stewart" w:date="2024-11-06T15:37:00Z" w16du:dateUtc="2024-11-06T13:37:00Z">
            <w:rPr>
              <w:color w:val="000000" w:themeColor="text1"/>
              <w:sz w:val="22"/>
              <w:szCs w:val="22"/>
            </w:rPr>
          </w:rPrChange>
        </w:rPr>
        <w:t xml:space="preserve">or any customer in the </w:t>
      </w:r>
      <w:del w:id="121" w:author="Murray Stewart" w:date="2024-11-06T15:37:00Z" w16du:dateUtc="2024-11-06T13:37:00Z">
        <w:r w:rsidR="00D11392" w:rsidRPr="009378A5" w:rsidDel="009378A5">
          <w:rPr>
            <w:color w:val="000000" w:themeColor="text1"/>
            <w:rPrChange w:id="122" w:author="Murray Stewart" w:date="2024-11-06T15:37:00Z" w16du:dateUtc="2024-11-06T13:37:00Z">
              <w:rPr>
                <w:color w:val="000000" w:themeColor="text1"/>
                <w:sz w:val="22"/>
                <w:szCs w:val="22"/>
              </w:rPr>
            </w:rPrChange>
          </w:rPr>
          <w:delText xml:space="preserve">Territory, </w:delText>
        </w:r>
        <w:r w:rsidR="00D11392" w:rsidRPr="009378A5" w:rsidDel="009378A5">
          <w:rPr>
            <w:rPrChange w:id="123" w:author="Murray Stewart" w:date="2024-11-06T15:37:00Z" w16du:dateUtc="2024-11-06T13:37:00Z">
              <w:rPr>
                <w:sz w:val="22"/>
                <w:szCs w:val="22"/>
              </w:rPr>
            </w:rPrChange>
          </w:rPr>
          <w:delText>and</w:delText>
        </w:r>
      </w:del>
      <w:ins w:id="124" w:author="Murray Stewart" w:date="2024-11-06T15:37:00Z" w16du:dateUtc="2024-11-06T13:37:00Z">
        <w:r w:rsidR="009378A5" w:rsidRPr="009378A5">
          <w:rPr>
            <w:color w:val="000000" w:themeColor="text1"/>
          </w:rPr>
          <w:t>Territory and</w:t>
        </w:r>
      </w:ins>
      <w:r w:rsidR="00D11392" w:rsidRPr="009378A5">
        <w:rPr>
          <w:rPrChange w:id="125" w:author="Murray Stewart" w:date="2024-11-06T15:37:00Z" w16du:dateUtc="2024-11-06T13:37:00Z">
            <w:rPr>
              <w:sz w:val="22"/>
              <w:szCs w:val="22"/>
            </w:rPr>
          </w:rPrChange>
        </w:rPr>
        <w:t xml:space="preserve"> approved by NephroCan.</w:t>
      </w:r>
    </w:p>
    <w:p w14:paraId="592B9277" w14:textId="77777777" w:rsidR="00D11392" w:rsidRDefault="00D11392" w:rsidP="00D11392">
      <w:pPr>
        <w:pStyle w:val="ListParagraph"/>
      </w:pPr>
    </w:p>
    <w:p w14:paraId="779EB279" w14:textId="42DE7327" w:rsidR="00D11392" w:rsidRPr="009027D6" w:rsidRDefault="00D4273C">
      <w:pPr>
        <w:pStyle w:val="ListParagraph"/>
        <w:numPr>
          <w:ilvl w:val="0"/>
          <w:numId w:val="19"/>
        </w:numPr>
        <w:spacing w:line="276" w:lineRule="auto"/>
        <w:jc w:val="both"/>
        <w:pPrChange w:id="126" w:author="Murray Stewart" w:date="2024-11-06T15:50:00Z" w16du:dateUtc="2024-11-06T13:50:00Z">
          <w:pPr>
            <w:pStyle w:val="ListParagraph"/>
            <w:numPr>
              <w:numId w:val="1"/>
            </w:numPr>
            <w:spacing w:line="276" w:lineRule="auto"/>
            <w:ind w:hanging="360"/>
          </w:pPr>
        </w:pPrChange>
      </w:pPr>
      <w:ins w:id="127" w:author="Murray Stewart" w:date="2024-11-06T15:49:00Z" w16du:dateUtc="2024-11-06T13:49:00Z">
        <w:r>
          <w:t>“</w:t>
        </w:r>
      </w:ins>
      <w:r w:rsidR="00D11392" w:rsidRPr="009027D6">
        <w:t>Competitor Products</w:t>
      </w:r>
      <w:ins w:id="128" w:author="Murray Stewart" w:date="2024-11-06T15:49:00Z" w16du:dateUtc="2024-11-06T13:49:00Z">
        <w:r>
          <w:t xml:space="preserve">” </w:t>
        </w:r>
      </w:ins>
      <w:del w:id="129" w:author="Murray Stewart" w:date="2024-11-06T15:49:00Z" w16du:dateUtc="2024-11-06T13:49:00Z">
        <w:r w:rsidR="00D11392" w:rsidRPr="009027D6" w:rsidDel="00D4273C">
          <w:delText>:</w:delText>
        </w:r>
      </w:del>
      <w:ins w:id="130" w:author="Murray Stewart" w:date="2024-11-06T15:49:00Z" w16du:dateUtc="2024-11-06T13:49:00Z">
        <w:r>
          <w:rPr>
            <w:color w:val="FF0000"/>
          </w:rPr>
          <w:t>means</w:t>
        </w:r>
      </w:ins>
      <w:r w:rsidR="00D11392" w:rsidRPr="009027D6">
        <w:t xml:space="preserve"> </w:t>
      </w:r>
      <w:del w:id="131" w:author="Murray Stewart" w:date="2024-11-06T15:49:00Z" w16du:dateUtc="2024-11-06T13:49:00Z">
        <w:r w:rsidR="00D11392" w:rsidRPr="009027D6" w:rsidDel="00733AA7">
          <w:delText>A</w:delText>
        </w:r>
      </w:del>
      <w:ins w:id="132" w:author="Murray Stewart" w:date="2024-11-06T15:49:00Z" w16du:dateUtc="2024-11-06T13:49:00Z">
        <w:r w:rsidR="00733AA7">
          <w:t>a</w:t>
        </w:r>
      </w:ins>
      <w:r w:rsidR="00D11392" w:rsidRPr="009027D6">
        <w:t xml:space="preserve">ny competitor’s Product competing in the same product class or used for the same purpose as Products </w:t>
      </w:r>
      <w:del w:id="133" w:author="Murray Stewart" w:date="2024-11-06T15:49:00Z" w16du:dateUtc="2024-11-06T13:49:00Z">
        <w:r w:rsidR="00D11392" w:rsidRPr="009027D6" w:rsidDel="00733AA7">
          <w:delText xml:space="preserve">as </w:delText>
        </w:r>
      </w:del>
      <w:r w:rsidR="00D11392" w:rsidRPr="009027D6">
        <w:t>referred to in this</w:t>
      </w:r>
      <w:ins w:id="134" w:author="Murray Stewart" w:date="2024-11-06T15:49:00Z" w16du:dateUtc="2024-11-06T13:49:00Z">
        <w:r w:rsidR="00733AA7">
          <w:t xml:space="preserve"> </w:t>
        </w:r>
      </w:ins>
      <w:del w:id="135" w:author="Murray Stewart" w:date="2024-11-06T15:49:00Z" w16du:dateUtc="2024-11-06T13:49:00Z">
        <w:r w:rsidR="00D11392" w:rsidRPr="009027D6" w:rsidDel="00733AA7">
          <w:delText xml:space="preserve"> </w:delText>
        </w:r>
      </w:del>
      <w:r w:rsidR="00D11392" w:rsidRPr="009027D6">
        <w:t xml:space="preserve">Agreement. </w:t>
      </w:r>
    </w:p>
    <w:p w14:paraId="1E31C498" w14:textId="77777777" w:rsidR="00D11392" w:rsidRPr="00854202" w:rsidRDefault="00D11392" w:rsidP="00D11392">
      <w:pPr>
        <w:pStyle w:val="ListParagraph"/>
        <w:rPr>
          <w:highlight w:val="yellow"/>
        </w:rPr>
      </w:pPr>
    </w:p>
    <w:p w14:paraId="764FBFC6" w14:textId="4B148EC2" w:rsidR="00D11392" w:rsidRDefault="00733AA7">
      <w:pPr>
        <w:pStyle w:val="ListParagraph"/>
        <w:numPr>
          <w:ilvl w:val="0"/>
          <w:numId w:val="19"/>
        </w:numPr>
        <w:spacing w:line="276" w:lineRule="auto"/>
        <w:jc w:val="both"/>
        <w:pPrChange w:id="136" w:author="Murray Stewart" w:date="2024-11-06T15:44:00Z" w16du:dateUtc="2024-11-06T13:44:00Z">
          <w:pPr>
            <w:pStyle w:val="ListParagraph"/>
            <w:numPr>
              <w:numId w:val="1"/>
            </w:numPr>
            <w:spacing w:line="276" w:lineRule="auto"/>
            <w:ind w:hanging="360"/>
            <w:jc w:val="both"/>
          </w:pPr>
        </w:pPrChange>
      </w:pPr>
      <w:ins w:id="137" w:author="Murray Stewart" w:date="2024-11-06T15:50:00Z" w16du:dateUtc="2024-11-06T13:50:00Z">
        <w:r>
          <w:t>“</w:t>
        </w:r>
      </w:ins>
      <w:r w:rsidR="00D11392" w:rsidRPr="00BE2FE5">
        <w:t>Restricted Information</w:t>
      </w:r>
      <w:ins w:id="138" w:author="Murray Stewart" w:date="2024-11-06T15:50:00Z" w16du:dateUtc="2024-11-06T13:50:00Z">
        <w:r>
          <w:t xml:space="preserve">” </w:t>
        </w:r>
        <w:r>
          <w:rPr>
            <w:color w:val="FF0000"/>
          </w:rPr>
          <w:t>means</w:t>
        </w:r>
      </w:ins>
      <w:del w:id="139" w:author="Murray Stewart" w:date="2024-11-06T15:50:00Z" w16du:dateUtc="2024-11-06T13:50:00Z">
        <w:r w:rsidR="00D11392" w:rsidRPr="00BE2FE5" w:rsidDel="00733AA7">
          <w:delText>:</w:delText>
        </w:r>
      </w:del>
      <w:r w:rsidR="00D11392" w:rsidRPr="00BE2FE5">
        <w:t xml:space="preserve"> </w:t>
      </w:r>
      <w:ins w:id="140" w:author="Murray Stewart" w:date="2024-11-06T15:50:00Z" w16du:dateUtc="2024-11-06T13:50:00Z">
        <w:r>
          <w:t>a</w:t>
        </w:r>
      </w:ins>
      <w:del w:id="141" w:author="Murray Stewart" w:date="2024-11-06T15:50:00Z" w16du:dateUtc="2024-11-06T13:50:00Z">
        <w:r w:rsidR="00D11392" w:rsidRPr="00BE2FE5" w:rsidDel="00733AA7">
          <w:delText>A</w:delText>
        </w:r>
      </w:del>
      <w:r w:rsidR="00D11392" w:rsidRPr="00BE2FE5">
        <w:t>ny information according to Canadian Law provided to the Distributor in any form, tangible or intangible, oral or written, recorded over any medium, including but not limited to documents, ideas, concepts, formulae, processes, graphics, industrial and ornamental design, technical equipment</w:t>
      </w:r>
      <w:r w:rsidR="00D11392">
        <w:t>,</w:t>
      </w:r>
      <w:r w:rsidR="00D11392" w:rsidRPr="00BE2FE5">
        <w:t xml:space="preserve"> specifications, drawing samples, prototypes, applications, manufacturing</w:t>
      </w:r>
      <w:r w:rsidR="00D11392">
        <w:t xml:space="preserve"> data</w:t>
      </w:r>
      <w:r w:rsidR="00D11392" w:rsidRPr="00BE2FE5">
        <w:t>, marketing</w:t>
      </w:r>
      <w:r w:rsidR="00D11392">
        <w:t xml:space="preserve"> </w:t>
      </w:r>
      <w:r w:rsidR="00D11392" w:rsidRPr="00BE2FE5">
        <w:t>data, customer and supplies names, developments, software, trade secrets, whether or not the same are or may be patented, registered, copyrighted or otherwise publicly protected which is marke</w:t>
      </w:r>
      <w:r w:rsidR="00D11392">
        <w:t>d</w:t>
      </w:r>
      <w:r w:rsidR="00D11392" w:rsidRPr="00BE2FE5">
        <w:t xml:space="preserve"> as “Restricted </w:t>
      </w:r>
      <w:r w:rsidR="00D11392">
        <w:t xml:space="preserve"> or Restricted </w:t>
      </w:r>
      <w:r w:rsidR="00D11392" w:rsidRPr="00BE2FE5">
        <w:t>Information”</w:t>
      </w:r>
      <w:r w:rsidR="00D11392">
        <w:t xml:space="preserve">. </w:t>
      </w:r>
    </w:p>
    <w:p w14:paraId="6C7D16D9" w14:textId="77777777" w:rsidR="00D11392" w:rsidRDefault="00D11392" w:rsidP="00D11392">
      <w:pPr>
        <w:pStyle w:val="ListParagraph"/>
      </w:pPr>
    </w:p>
    <w:p w14:paraId="15E26FDB" w14:textId="1272FB9C" w:rsidR="00D11392" w:rsidRPr="00BE2FE5" w:rsidRDefault="00733AA7">
      <w:pPr>
        <w:pStyle w:val="ListParagraph"/>
        <w:numPr>
          <w:ilvl w:val="0"/>
          <w:numId w:val="19"/>
        </w:numPr>
        <w:spacing w:line="276" w:lineRule="auto"/>
        <w:jc w:val="both"/>
        <w:pPrChange w:id="142" w:author="Murray Stewart" w:date="2024-11-06T15:44:00Z" w16du:dateUtc="2024-11-06T13:44:00Z">
          <w:pPr>
            <w:pStyle w:val="ListParagraph"/>
            <w:numPr>
              <w:numId w:val="1"/>
            </w:numPr>
            <w:spacing w:line="276" w:lineRule="auto"/>
            <w:ind w:hanging="360"/>
            <w:jc w:val="both"/>
          </w:pPr>
        </w:pPrChange>
      </w:pPr>
      <w:ins w:id="143" w:author="Murray Stewart" w:date="2024-11-06T15:51:00Z" w16du:dateUtc="2024-11-06T13:51:00Z">
        <w:r>
          <w:lastRenderedPageBreak/>
          <w:t>“</w:t>
        </w:r>
      </w:ins>
      <w:r w:rsidR="00D11392">
        <w:t>Persons</w:t>
      </w:r>
      <w:ins w:id="144" w:author="Murray Stewart" w:date="2024-11-06T15:51:00Z" w16du:dateUtc="2024-11-06T13:51:00Z">
        <w:r>
          <w:t xml:space="preserve">” </w:t>
        </w:r>
        <w:r>
          <w:rPr>
            <w:color w:val="FF0000"/>
          </w:rPr>
          <w:t>means</w:t>
        </w:r>
      </w:ins>
      <w:del w:id="145" w:author="Murray Stewart" w:date="2024-11-06T15:51:00Z" w16du:dateUtc="2024-11-06T13:51:00Z">
        <w:r w:rsidR="00D11392" w:rsidDel="00733AA7">
          <w:delText>:</w:delText>
        </w:r>
      </w:del>
      <w:r w:rsidR="00D11392">
        <w:t xml:space="preserve"> </w:t>
      </w:r>
      <w:del w:id="146" w:author="Murray Stewart" w:date="2024-11-06T15:51:00Z" w16du:dateUtc="2024-11-06T13:51:00Z">
        <w:r w:rsidR="00D11392" w:rsidDel="00733AA7">
          <w:delText>A</w:delText>
        </w:r>
      </w:del>
      <w:ins w:id="147" w:author="Murray Stewart" w:date="2024-11-06T15:51:00Z" w16du:dateUtc="2024-11-06T13:51:00Z">
        <w:r>
          <w:t>a</w:t>
        </w:r>
      </w:ins>
      <w:r w:rsidR="00D11392">
        <w:t xml:space="preserve">ny individual, corporation (including any non-profit corporation), general or limited partnership, limited liability company, joint venture, estate, trust association, organization, labour union, or other entity of governmental body. </w:t>
      </w:r>
    </w:p>
    <w:p w14:paraId="2AE9E320" w14:textId="77777777" w:rsidR="00D11392" w:rsidRDefault="00D11392" w:rsidP="00D11392">
      <w:pPr>
        <w:spacing w:line="276" w:lineRule="auto"/>
      </w:pPr>
    </w:p>
    <w:p w14:paraId="69BB0FCD" w14:textId="794BD750" w:rsidR="00D11392" w:rsidRPr="00956B04" w:rsidDel="007D6E56" w:rsidRDefault="00D11392" w:rsidP="00D11392">
      <w:pPr>
        <w:spacing w:line="276" w:lineRule="auto"/>
        <w:rPr>
          <w:del w:id="148" w:author="Murray Stewart" w:date="2024-11-06T15:31:00Z" w16du:dateUtc="2024-11-06T13:31:00Z"/>
          <w:b/>
          <w:bCs/>
          <w:u w:val="single"/>
        </w:rPr>
      </w:pPr>
      <w:del w:id="149" w:author="Murray Stewart" w:date="2024-11-06T15:31:00Z" w16du:dateUtc="2024-11-06T13:31:00Z">
        <w:r w:rsidDel="007D6E56">
          <w:rPr>
            <w:b/>
            <w:bCs/>
            <w:u w:val="single"/>
          </w:rPr>
          <w:delText>Preamble</w:delText>
        </w:r>
      </w:del>
    </w:p>
    <w:p w14:paraId="485A08C2" w14:textId="6D902167" w:rsidR="00D11392" w:rsidDel="007D6E56" w:rsidRDefault="00D11392" w:rsidP="00D11392">
      <w:pPr>
        <w:spacing w:line="276" w:lineRule="auto"/>
        <w:rPr>
          <w:del w:id="150" w:author="Murray Stewart" w:date="2024-11-06T15:31:00Z" w16du:dateUtc="2024-11-06T13:31:00Z"/>
        </w:rPr>
      </w:pPr>
    </w:p>
    <w:p w14:paraId="410ED9C9" w14:textId="6A75661D" w:rsidR="00D11392" w:rsidDel="007D6E56" w:rsidRDefault="00D11392" w:rsidP="00D11392">
      <w:pPr>
        <w:spacing w:line="276" w:lineRule="auto"/>
        <w:jc w:val="both"/>
        <w:rPr>
          <w:del w:id="151" w:author="Murray Stewart" w:date="2024-11-06T15:31:00Z" w16du:dateUtc="2024-11-06T13:31:00Z"/>
        </w:rPr>
      </w:pPr>
      <w:del w:id="152" w:author="Murray Stewart" w:date="2024-11-06T15:31:00Z" w16du:dateUtc="2024-11-06T13:31:00Z">
        <w:r w:rsidDel="007D6E56">
          <w:delText>NephroCan is a manufacturer of hemodialysis disposables and machinery. The Distributor and NephroCan wish to enter into an agreement relating to business opportunities associated to the supply of the Products</w:delText>
        </w:r>
        <w:r w:rsidDel="007D6E56">
          <w:rPr>
            <w:b/>
            <w:bCs/>
          </w:rPr>
          <w:delText xml:space="preserve">. </w:delText>
        </w:r>
        <w:r w:rsidDel="007D6E56">
          <w:delText>The Distributor desires to obtain from NephroCan the right to import, sell, market and promote the Products in the Territory and NephroCan is willing to grant to Distributor such right upon the terms and subject to the conditions of this Agreement.</w:delText>
        </w:r>
      </w:del>
    </w:p>
    <w:p w14:paraId="71C5CFA7" w14:textId="34DB5402" w:rsidR="00D11392" w:rsidDel="007D6E56" w:rsidRDefault="00D11392" w:rsidP="00D11392">
      <w:pPr>
        <w:spacing w:line="276" w:lineRule="auto"/>
        <w:jc w:val="both"/>
        <w:rPr>
          <w:del w:id="153" w:author="Murray Stewart" w:date="2024-11-06T15:31:00Z" w16du:dateUtc="2024-11-06T13:31:00Z"/>
        </w:rPr>
      </w:pPr>
    </w:p>
    <w:p w14:paraId="4CBC3F7D" w14:textId="78315799" w:rsidR="00D11392" w:rsidDel="007D6E56" w:rsidRDefault="00D11392" w:rsidP="00D11392">
      <w:pPr>
        <w:spacing w:line="276" w:lineRule="auto"/>
        <w:jc w:val="both"/>
        <w:rPr>
          <w:del w:id="154" w:author="Murray Stewart" w:date="2024-11-06T15:31:00Z" w16du:dateUtc="2024-11-06T13:31:00Z"/>
        </w:rPr>
      </w:pPr>
      <w:del w:id="155" w:author="Murray Stewart" w:date="2024-11-06T15:31:00Z" w16du:dateUtc="2024-11-06T13:31:00Z">
        <w:r w:rsidDel="007D6E56">
          <w:delText>The Distributor declares to hold the necessary technical and commercial skills and to be able to readily structure the organization required, in order to ensure that the terms of this Agreement are efficiently performed and that the contractual Products are imported and distributed at best as possible.</w:delText>
        </w:r>
      </w:del>
    </w:p>
    <w:p w14:paraId="6CDC8822" w14:textId="17FA929A" w:rsidR="00D11392" w:rsidDel="007D6E56" w:rsidRDefault="00D11392" w:rsidP="00D11392">
      <w:pPr>
        <w:spacing w:line="276" w:lineRule="auto"/>
        <w:jc w:val="both"/>
        <w:rPr>
          <w:del w:id="156" w:author="Murray Stewart" w:date="2024-11-06T15:31:00Z" w16du:dateUtc="2024-11-06T13:31:00Z"/>
        </w:rPr>
      </w:pPr>
    </w:p>
    <w:p w14:paraId="635F6581" w14:textId="098B471D" w:rsidR="00D11392" w:rsidDel="007D6E56" w:rsidRDefault="00D11392" w:rsidP="00D11392">
      <w:pPr>
        <w:spacing w:line="276" w:lineRule="auto"/>
        <w:jc w:val="both"/>
        <w:rPr>
          <w:del w:id="157" w:author="Murray Stewart" w:date="2024-11-06T15:31:00Z" w16du:dateUtc="2024-11-06T13:31:00Z"/>
        </w:rPr>
      </w:pPr>
      <w:del w:id="158" w:author="Murray Stewart" w:date="2024-11-06T15:31:00Z" w16du:dateUtc="2024-11-06T13:31:00Z">
        <w:r w:rsidDel="007D6E56">
          <w:delText>The Distributor has the capacity and all local permits, authorizations and approvals necessary to import, promote and sell the Products in the Territory required by the Applicable Laws and regulations.</w:delText>
        </w:r>
      </w:del>
    </w:p>
    <w:p w14:paraId="5DC5E818" w14:textId="3F33CDDF" w:rsidR="00D11392" w:rsidDel="007D6E56" w:rsidRDefault="00D11392" w:rsidP="00D11392">
      <w:pPr>
        <w:spacing w:line="276" w:lineRule="auto"/>
        <w:jc w:val="both"/>
        <w:rPr>
          <w:del w:id="159" w:author="Murray Stewart" w:date="2024-11-06T15:31:00Z" w16du:dateUtc="2024-11-06T13:31:00Z"/>
        </w:rPr>
      </w:pPr>
    </w:p>
    <w:p w14:paraId="0C65BF95" w14:textId="6E5A07D8" w:rsidR="00D11392" w:rsidDel="007D6E56" w:rsidRDefault="00D11392" w:rsidP="00D11392">
      <w:pPr>
        <w:spacing w:line="276" w:lineRule="auto"/>
        <w:jc w:val="both"/>
        <w:rPr>
          <w:del w:id="160" w:author="Murray Stewart" w:date="2024-11-06T15:31:00Z" w16du:dateUtc="2024-11-06T13:31:00Z"/>
        </w:rPr>
      </w:pPr>
      <w:del w:id="161" w:author="Murray Stewart" w:date="2024-11-06T15:31:00Z" w16du:dateUtc="2024-11-06T13:31:00Z">
        <w:r w:rsidDel="007D6E56">
          <w:delText xml:space="preserve">NephroCan and the Distributor (hereinafter referred to as the “Parties”) agree that this distribution agreement (hereinafter referred to as the “Agreement”) is entered into for the purpose of purchasing the Products and accept the terms and conditions as set forth in this Agreement. </w:delText>
        </w:r>
      </w:del>
    </w:p>
    <w:p w14:paraId="367368F5" w14:textId="0EEBD37F" w:rsidR="00D11392" w:rsidDel="007D6E56" w:rsidRDefault="00D11392" w:rsidP="00D11392">
      <w:pPr>
        <w:spacing w:line="276" w:lineRule="auto"/>
        <w:jc w:val="both"/>
        <w:rPr>
          <w:del w:id="162" w:author="Murray Stewart" w:date="2024-11-06T15:31:00Z" w16du:dateUtc="2024-11-06T13:31:00Z"/>
        </w:rPr>
      </w:pPr>
    </w:p>
    <w:p w14:paraId="048E50D4" w14:textId="77777777" w:rsidR="00D11392" w:rsidRDefault="00D11392" w:rsidP="00D11392">
      <w:pPr>
        <w:spacing w:line="276" w:lineRule="auto"/>
        <w:jc w:val="both"/>
        <w:rPr>
          <w:b/>
          <w:bCs/>
          <w:u w:val="single"/>
        </w:rPr>
      </w:pPr>
      <w:r w:rsidRPr="00AF76A1">
        <w:rPr>
          <w:b/>
          <w:bCs/>
          <w:u w:val="single"/>
        </w:rPr>
        <w:t xml:space="preserve">Scope and Subject Matter of the Agreement </w:t>
      </w:r>
    </w:p>
    <w:p w14:paraId="62BF95FA" w14:textId="77777777" w:rsidR="00D11392" w:rsidRPr="00AF76A1" w:rsidRDefault="00D11392" w:rsidP="00D11392">
      <w:pPr>
        <w:spacing w:line="276" w:lineRule="auto"/>
        <w:jc w:val="both"/>
        <w:rPr>
          <w:b/>
          <w:bCs/>
          <w:u w:val="single"/>
        </w:rPr>
      </w:pPr>
    </w:p>
    <w:p w14:paraId="6AE9842A" w14:textId="6280418F" w:rsidR="00D11392" w:rsidRDefault="00D11392" w:rsidP="00D11392">
      <w:pPr>
        <w:pStyle w:val="ListParagraph"/>
        <w:numPr>
          <w:ilvl w:val="0"/>
          <w:numId w:val="13"/>
        </w:numPr>
        <w:spacing w:line="276" w:lineRule="auto"/>
        <w:jc w:val="both"/>
      </w:pPr>
      <w:r>
        <w:t xml:space="preserve">The services and offers of NephroCan and the Distributor are made on the basis of the following conditions, as </w:t>
      </w:r>
      <w:ins w:id="163" w:author="Murray Stewart" w:date="2024-10-31T08:59:00Z" w16du:dateUtc="2024-10-31T06:59:00Z">
        <w:r w:rsidR="008B09B1">
          <w:rPr>
            <w:color w:val="FF0000"/>
          </w:rPr>
          <w:t xml:space="preserve">the sole and </w:t>
        </w:r>
      </w:ins>
      <w:del w:id="164" w:author="Murray Stewart" w:date="2024-10-31T08:59:00Z" w16du:dateUtc="2024-10-31T06:59:00Z">
        <w:r w:rsidDel="008B09B1">
          <w:delText xml:space="preserve">an </w:delText>
        </w:r>
      </w:del>
      <w:r>
        <w:t xml:space="preserve">exclusive distributor in the Territory for NephroCan. </w:t>
      </w:r>
    </w:p>
    <w:p w14:paraId="1B803220" w14:textId="77777777" w:rsidR="00D11392" w:rsidRDefault="00D11392" w:rsidP="00D11392">
      <w:pPr>
        <w:pStyle w:val="ListParagraph"/>
        <w:spacing w:line="276" w:lineRule="auto"/>
        <w:ind w:left="420"/>
        <w:jc w:val="both"/>
      </w:pPr>
    </w:p>
    <w:p w14:paraId="200FBAA3" w14:textId="50D28115" w:rsidR="00D11392" w:rsidRPr="00EA6C28" w:rsidRDefault="00D11392" w:rsidP="00D11392">
      <w:pPr>
        <w:pStyle w:val="ListParagraph"/>
        <w:numPr>
          <w:ilvl w:val="0"/>
          <w:numId w:val="13"/>
        </w:numPr>
        <w:spacing w:line="276" w:lineRule="auto"/>
        <w:jc w:val="both"/>
      </w:pPr>
      <w:r>
        <w:t xml:space="preserve">NephroCan </w:t>
      </w:r>
      <w:ins w:id="165" w:author="Murray Stewart" w:date="2024-11-06T15:52:00Z" w16du:dateUtc="2024-11-06T13:52:00Z">
        <w:r w:rsidR="001302F2">
          <w:rPr>
            <w:color w:val="FF0000"/>
          </w:rPr>
          <w:t xml:space="preserve">hereby </w:t>
        </w:r>
      </w:ins>
      <w:del w:id="166" w:author="Murray Stewart" w:date="2024-11-06T15:52:00Z" w16du:dateUtc="2024-11-06T13:52:00Z">
        <w:r w:rsidDel="001302F2">
          <w:delText xml:space="preserve">shall </w:delText>
        </w:r>
      </w:del>
      <w:r>
        <w:t>appoint</w:t>
      </w:r>
      <w:ins w:id="167" w:author="Murray Stewart" w:date="2024-11-06T15:52:00Z" w16du:dateUtc="2024-11-06T13:52:00Z">
        <w:r w:rsidR="001302F2">
          <w:t>s</w:t>
        </w:r>
      </w:ins>
      <w:r>
        <w:t xml:space="preserve"> the Distributor as its </w:t>
      </w:r>
      <w:ins w:id="168" w:author="Murray Stewart" w:date="2024-10-31T08:58:00Z" w16du:dateUtc="2024-10-31T06:58:00Z">
        <w:r w:rsidR="00CB606D">
          <w:rPr>
            <w:color w:val="FF0000"/>
          </w:rPr>
          <w:t xml:space="preserve">sole and exclusive </w:t>
        </w:r>
      </w:ins>
      <w:del w:id="169" w:author="Murray Stewart" w:date="2024-11-06T15:53:00Z" w16du:dateUtc="2024-11-06T13:53:00Z">
        <w:r w:rsidDel="005E77C7">
          <w:delText xml:space="preserve">official </w:delText>
        </w:r>
      </w:del>
      <w:r>
        <w:t>distributor in the Territory of South Africa</w:t>
      </w:r>
      <w:ins w:id="170" w:author="Murray Stewart" w:date="2024-11-06T15:53:00Z" w16du:dateUtc="2024-11-06T13:53:00Z">
        <w:r w:rsidR="005E77C7">
          <w:t xml:space="preserve">, </w:t>
        </w:r>
        <w:r w:rsidR="005E77C7">
          <w:rPr>
            <w:color w:val="FF0000"/>
          </w:rPr>
          <w:t>or any exte</w:t>
        </w:r>
        <w:r w:rsidR="00AA15EA">
          <w:rPr>
            <w:color w:val="FF0000"/>
          </w:rPr>
          <w:t xml:space="preserve">nded territory in </w:t>
        </w:r>
      </w:ins>
      <w:ins w:id="171" w:author="Murray Stewart" w:date="2024-11-06T15:54:00Z" w16du:dateUtc="2024-11-06T13:54:00Z">
        <w:r w:rsidR="00AA15EA">
          <w:rPr>
            <w:color w:val="FF0000"/>
          </w:rPr>
          <w:t xml:space="preserve">Sub-Saharan </w:t>
        </w:r>
      </w:ins>
      <w:ins w:id="172" w:author="Murray Stewart" w:date="2024-11-06T15:53:00Z" w16du:dateUtc="2024-11-06T13:53:00Z">
        <w:r w:rsidR="00AA15EA">
          <w:rPr>
            <w:color w:val="FF0000"/>
          </w:rPr>
          <w:t>Africa</w:t>
        </w:r>
      </w:ins>
      <w:del w:id="173" w:author="Murray Stewart" w:date="2024-11-06T15:53:00Z" w16du:dateUtc="2024-11-06T13:53:00Z">
        <w:r w:rsidDel="005E77C7">
          <w:delText>.</w:delText>
        </w:r>
      </w:del>
      <w:r>
        <w:t xml:space="preserve"> </w:t>
      </w:r>
      <w:ins w:id="174" w:author="Murray Stewart" w:date="2024-11-06T15:54:00Z" w16du:dateUtc="2024-11-06T13:54:00Z">
        <w:r w:rsidR="00D872DA">
          <w:rPr>
            <w:color w:val="FF0000"/>
          </w:rPr>
          <w:t xml:space="preserve">as </w:t>
        </w:r>
      </w:ins>
      <w:ins w:id="175" w:author="Murray Stewart" w:date="2024-11-06T15:56:00Z" w16du:dateUtc="2024-11-06T13:56:00Z">
        <w:r w:rsidR="00813FF8">
          <w:rPr>
            <w:color w:val="FF0000"/>
          </w:rPr>
          <w:t>may hereinafter mutually be</w:t>
        </w:r>
        <w:r w:rsidR="00040B34">
          <w:rPr>
            <w:color w:val="FF0000"/>
          </w:rPr>
          <w:t xml:space="preserve"> </w:t>
        </w:r>
      </w:ins>
      <w:ins w:id="176" w:author="Murray Stewart" w:date="2024-11-06T15:54:00Z" w16du:dateUtc="2024-11-06T13:54:00Z">
        <w:r w:rsidR="00D872DA">
          <w:rPr>
            <w:color w:val="FF0000"/>
          </w:rPr>
          <w:t>agreed to in writing by the parties</w:t>
        </w:r>
      </w:ins>
      <w:r w:rsidR="00671655">
        <w:rPr>
          <w:color w:val="FF0000"/>
        </w:rPr>
        <w:t xml:space="preserve"> from the effective date</w:t>
      </w:r>
      <w:r w:rsidR="00ED6588">
        <w:rPr>
          <w:color w:val="FF0000"/>
        </w:rPr>
        <w:t>.</w:t>
      </w:r>
    </w:p>
    <w:p w14:paraId="3D6DC8C8" w14:textId="77777777" w:rsidR="00EA6C28" w:rsidRDefault="00EA6C28" w:rsidP="00EA6C28">
      <w:pPr>
        <w:pStyle w:val="ListParagraph"/>
      </w:pPr>
    </w:p>
    <w:p w14:paraId="760F20E4" w14:textId="745A843A" w:rsidR="00EA6C28" w:rsidRPr="008B21DF" w:rsidRDefault="00EA6C28" w:rsidP="008B21DF">
      <w:pPr>
        <w:pStyle w:val="ListParagraph"/>
        <w:numPr>
          <w:ilvl w:val="0"/>
          <w:numId w:val="13"/>
        </w:numPr>
        <w:spacing w:line="276" w:lineRule="auto"/>
        <w:jc w:val="both"/>
        <w:rPr>
          <w:color w:val="FF0000"/>
          <w:lang w:val="en-GB"/>
        </w:rPr>
      </w:pPr>
      <w:r w:rsidRPr="00EA6C28">
        <w:rPr>
          <w:color w:val="FF0000"/>
          <w:lang w:val="en-ZA"/>
        </w:rPr>
        <w:t xml:space="preserve">The exclusive right shall mean that </w:t>
      </w:r>
      <w:r w:rsidR="00F72AF6" w:rsidRPr="008B21DF">
        <w:rPr>
          <w:color w:val="FF0000"/>
          <w:lang w:val="en-ZA"/>
        </w:rPr>
        <w:t>NephroCan</w:t>
      </w:r>
      <w:r w:rsidRPr="00EA6C28">
        <w:rPr>
          <w:color w:val="FF0000"/>
          <w:lang w:val="en-ZA"/>
        </w:rPr>
        <w:t xml:space="preserve"> shall not appoint other distributors, agents or sales organisations for the Territory aside from the Distributor and </w:t>
      </w:r>
      <w:r w:rsidR="008B21DF" w:rsidRPr="008B21DF">
        <w:rPr>
          <w:color w:val="FF0000"/>
          <w:lang w:val="en-ZA"/>
        </w:rPr>
        <w:t>NephroCan</w:t>
      </w:r>
      <w:r w:rsidRPr="00EA6C28">
        <w:rPr>
          <w:color w:val="FF0000"/>
          <w:lang w:val="en-ZA"/>
        </w:rPr>
        <w:t xml:space="preserve"> shall not make direct sales into the Territory.</w:t>
      </w:r>
    </w:p>
    <w:p w14:paraId="1677BDDC" w14:textId="77777777" w:rsidR="00D11392" w:rsidRDefault="00D11392" w:rsidP="00D11392">
      <w:pPr>
        <w:pStyle w:val="ListParagraph"/>
      </w:pPr>
    </w:p>
    <w:p w14:paraId="0ABB4EB5" w14:textId="196CAA5C" w:rsidR="00D11392" w:rsidRDefault="00D11392" w:rsidP="00D11392">
      <w:pPr>
        <w:pStyle w:val="ListParagraph"/>
        <w:numPr>
          <w:ilvl w:val="0"/>
          <w:numId w:val="13"/>
        </w:numPr>
        <w:spacing w:line="276" w:lineRule="auto"/>
        <w:jc w:val="both"/>
      </w:pPr>
      <w:r>
        <w:t>The Distributor shall buy the Products with the selling prices listed in Annex II. The Products are sold by NephroCan to the Distributor in accordance with the Distributor’s orders. The Distributor is not authorized to sell delivered Products outside of the Territory specified above unless authorized by Nephrocan</w:t>
      </w:r>
      <w:ins w:id="177" w:author="Murray Stewart" w:date="2024-10-31T09:10:00Z" w16du:dateUtc="2024-10-31T07:10:00Z">
        <w:r w:rsidR="00F806E9">
          <w:t>,</w:t>
        </w:r>
      </w:ins>
      <w:ins w:id="178" w:author="Murray Stewart" w:date="2024-10-31T09:11:00Z" w16du:dateUtc="2024-10-31T07:11:00Z">
        <w:r w:rsidR="00F806E9">
          <w:t xml:space="preserve"> </w:t>
        </w:r>
        <w:r w:rsidR="00F806E9">
          <w:rPr>
            <w:color w:val="FF0000"/>
          </w:rPr>
          <w:t>which consent shall n</w:t>
        </w:r>
        <w:r w:rsidR="005C19BD">
          <w:rPr>
            <w:color w:val="FF0000"/>
          </w:rPr>
          <w:t>ot be unreasonably withheld.</w:t>
        </w:r>
      </w:ins>
      <w:del w:id="179" w:author="Murray Stewart" w:date="2024-10-31T09:10:00Z" w16du:dateUtc="2024-10-31T07:10:00Z">
        <w:r w:rsidDel="00F806E9">
          <w:delText>.</w:delText>
        </w:r>
      </w:del>
      <w:r>
        <w:t xml:space="preserve">  </w:t>
      </w:r>
    </w:p>
    <w:p w14:paraId="4EC7288E" w14:textId="77777777" w:rsidR="00D11392" w:rsidRDefault="00D11392" w:rsidP="00D11392">
      <w:pPr>
        <w:spacing w:line="276" w:lineRule="auto"/>
        <w:rPr>
          <w:b/>
          <w:bCs/>
          <w:u w:val="single"/>
        </w:rPr>
      </w:pPr>
    </w:p>
    <w:p w14:paraId="496BAF45" w14:textId="77777777" w:rsidR="00D11392" w:rsidRDefault="00D11392" w:rsidP="00D11392">
      <w:pPr>
        <w:spacing w:line="276" w:lineRule="auto"/>
        <w:jc w:val="both"/>
        <w:rPr>
          <w:b/>
          <w:bCs/>
          <w:u w:val="single"/>
        </w:rPr>
      </w:pPr>
      <w:r w:rsidRPr="00956B04">
        <w:rPr>
          <w:b/>
          <w:bCs/>
          <w:u w:val="single"/>
        </w:rPr>
        <w:t>Article 1- Conditions of Sale</w:t>
      </w:r>
    </w:p>
    <w:p w14:paraId="432FC22F" w14:textId="77777777" w:rsidR="00D11392" w:rsidRDefault="00D11392" w:rsidP="00D11392">
      <w:pPr>
        <w:spacing w:line="276" w:lineRule="auto"/>
        <w:jc w:val="both"/>
        <w:rPr>
          <w:b/>
          <w:bCs/>
          <w:u w:val="single"/>
        </w:rPr>
      </w:pPr>
    </w:p>
    <w:p w14:paraId="1A394FEE" w14:textId="77777777" w:rsidR="00D11392" w:rsidRDefault="00D11392" w:rsidP="00D11392">
      <w:pPr>
        <w:pStyle w:val="ListParagraph"/>
        <w:numPr>
          <w:ilvl w:val="0"/>
          <w:numId w:val="2"/>
        </w:numPr>
        <w:spacing w:line="276" w:lineRule="auto"/>
        <w:jc w:val="both"/>
      </w:pPr>
      <w:r>
        <w:t>Price</w:t>
      </w:r>
    </w:p>
    <w:p w14:paraId="23BC228C" w14:textId="77777777" w:rsidR="00D11392" w:rsidRDefault="00D11392" w:rsidP="00D11392">
      <w:pPr>
        <w:spacing w:line="276" w:lineRule="auto"/>
        <w:ind w:left="720"/>
        <w:rPr>
          <w:b/>
          <w:bCs/>
        </w:rPr>
      </w:pPr>
      <w:r>
        <w:t xml:space="preserve">The selling price of the Products is specified in </w:t>
      </w:r>
      <w:r w:rsidRPr="00B124DC">
        <w:rPr>
          <w:b/>
          <w:bCs/>
        </w:rPr>
        <w:t>Annex II</w:t>
      </w:r>
      <w:r>
        <w:t xml:space="preserve"> (hereinafter referred to as “</w:t>
      </w:r>
      <w:r w:rsidRPr="00B124DC">
        <w:rPr>
          <w:b/>
          <w:bCs/>
        </w:rPr>
        <w:t xml:space="preserve">Price List”) </w:t>
      </w:r>
      <w:r>
        <w:rPr>
          <w:b/>
          <w:bCs/>
        </w:rPr>
        <w:br/>
      </w:r>
    </w:p>
    <w:p w14:paraId="03861A79" w14:textId="77777777" w:rsidR="00D11392" w:rsidRDefault="00D11392" w:rsidP="00D11392">
      <w:pPr>
        <w:pStyle w:val="ListParagraph"/>
        <w:numPr>
          <w:ilvl w:val="0"/>
          <w:numId w:val="2"/>
        </w:numPr>
        <w:spacing w:line="276" w:lineRule="auto"/>
        <w:jc w:val="both"/>
      </w:pPr>
      <w:r>
        <w:t>These prices can only be altered as follows:</w:t>
      </w:r>
    </w:p>
    <w:p w14:paraId="4AB23D9E" w14:textId="77777777" w:rsidR="00D11392" w:rsidRDefault="00D11392" w:rsidP="00D11392">
      <w:pPr>
        <w:pStyle w:val="ListParagraph"/>
        <w:numPr>
          <w:ilvl w:val="0"/>
          <w:numId w:val="3"/>
        </w:numPr>
        <w:spacing w:line="276" w:lineRule="auto"/>
        <w:jc w:val="both"/>
      </w:pPr>
      <w:r>
        <w:t>If the Parties agree in writing, and</w:t>
      </w:r>
    </w:p>
    <w:p w14:paraId="32F2AFF0" w14:textId="77777777" w:rsidR="00D11392" w:rsidRPr="006C6FBA" w:rsidRDefault="00D11392" w:rsidP="00D11392">
      <w:pPr>
        <w:pStyle w:val="ListParagraph"/>
        <w:numPr>
          <w:ilvl w:val="0"/>
          <w:numId w:val="3"/>
        </w:numPr>
        <w:spacing w:line="276" w:lineRule="auto"/>
        <w:jc w:val="both"/>
      </w:pPr>
      <w:r w:rsidRPr="006C6FBA">
        <w:t xml:space="preserve">If the cost of </w:t>
      </w:r>
      <w:r>
        <w:t>raw materials used for manufacturing of the Products (such as</w:t>
      </w:r>
      <w:r w:rsidRPr="006C6FBA">
        <w:t xml:space="preserve"> Polysulfone Hollow Fibers and</w:t>
      </w:r>
      <w:r>
        <w:t>/or</w:t>
      </w:r>
      <w:r w:rsidRPr="006C6FBA">
        <w:t xml:space="preserve"> Polyethersulfone Hollow Fibers</w:t>
      </w:r>
      <w:r>
        <w:t>)</w:t>
      </w:r>
      <w:r w:rsidRPr="006C6FBA">
        <w:t xml:space="preserve"> increases NephroCan has the right to make an equal price adjustment</w:t>
      </w:r>
      <w:del w:id="180" w:author="Murray Stewart" w:date="2024-10-31T09:12:00Z" w16du:dateUtc="2024-10-31T07:12:00Z">
        <w:r w:rsidRPr="006C6FBA" w:rsidDel="00DB558B">
          <w:delText>s</w:delText>
        </w:r>
      </w:del>
      <w:r w:rsidRPr="006C6FBA">
        <w:t xml:space="preserve"> to maintain its margins.</w:t>
      </w:r>
    </w:p>
    <w:p w14:paraId="2354665A" w14:textId="77777777" w:rsidR="00D11392" w:rsidRPr="00B7612D" w:rsidRDefault="00D11392" w:rsidP="00D11392">
      <w:pPr>
        <w:pStyle w:val="ListParagraph"/>
        <w:spacing w:line="276" w:lineRule="auto"/>
        <w:ind w:left="2160"/>
        <w:jc w:val="both"/>
        <w:rPr>
          <w:highlight w:val="yellow"/>
        </w:rPr>
      </w:pPr>
    </w:p>
    <w:p w14:paraId="77E74E34" w14:textId="77777777" w:rsidR="00D11392" w:rsidRDefault="00D11392" w:rsidP="00D11392">
      <w:pPr>
        <w:pStyle w:val="ListParagraph"/>
        <w:numPr>
          <w:ilvl w:val="0"/>
          <w:numId w:val="2"/>
        </w:numPr>
        <w:spacing w:line="276" w:lineRule="auto"/>
        <w:jc w:val="both"/>
      </w:pPr>
      <w:r>
        <w:t xml:space="preserve">NephroCan undertakes to provide the </w:t>
      </w:r>
      <w:r w:rsidRPr="007C4FC2">
        <w:t>Product</w:t>
      </w:r>
      <w:r>
        <w:t xml:space="preserve">s to the Distributor conforming to CE requirements, ISO 13485, and other related standards. </w:t>
      </w:r>
    </w:p>
    <w:p w14:paraId="7FB013FA" w14:textId="77777777" w:rsidR="00D11392" w:rsidRDefault="00D11392" w:rsidP="00D11392">
      <w:pPr>
        <w:pStyle w:val="ListParagraph"/>
        <w:spacing w:line="276" w:lineRule="auto"/>
        <w:jc w:val="both"/>
      </w:pPr>
    </w:p>
    <w:p w14:paraId="20FB5E06" w14:textId="77777777" w:rsidR="00D11392" w:rsidRDefault="00D11392" w:rsidP="00D11392">
      <w:pPr>
        <w:pStyle w:val="ListParagraph"/>
        <w:numPr>
          <w:ilvl w:val="0"/>
          <w:numId w:val="2"/>
        </w:numPr>
        <w:spacing w:line="276" w:lineRule="auto"/>
        <w:jc w:val="both"/>
      </w:pPr>
      <w:r>
        <w:lastRenderedPageBreak/>
        <w:t xml:space="preserve">The Distributor undertakes to purchase a minimum quantity of 24,000 bundles of dialysis kits in the first year. This quantity will increase by a minimum of </w:t>
      </w:r>
      <w:r w:rsidRPr="00DE347A">
        <w:t>10%</w:t>
      </w:r>
      <w:r>
        <w:t xml:space="preserve"> every year thereafter; for the duration of this Agreement.</w:t>
      </w:r>
    </w:p>
    <w:p w14:paraId="6652DDED" w14:textId="77777777" w:rsidR="00D11392" w:rsidRDefault="00D11392" w:rsidP="00D11392">
      <w:pPr>
        <w:pStyle w:val="ListParagraph"/>
        <w:spacing w:line="276" w:lineRule="auto"/>
        <w:jc w:val="both"/>
      </w:pPr>
    </w:p>
    <w:p w14:paraId="1418AD75" w14:textId="77777777" w:rsidR="00D11392" w:rsidRDefault="00D11392" w:rsidP="00D11392">
      <w:pPr>
        <w:pStyle w:val="ListParagraph"/>
        <w:numPr>
          <w:ilvl w:val="0"/>
          <w:numId w:val="2"/>
        </w:numPr>
        <w:spacing w:line="276" w:lineRule="auto"/>
        <w:jc w:val="both"/>
      </w:pPr>
      <w:r>
        <w:t xml:space="preserve">Payment by the Distributor shall be made in </w:t>
      </w:r>
      <w:r w:rsidRPr="00DE347A">
        <w:t xml:space="preserve">($ </w:t>
      </w:r>
      <w:r w:rsidRPr="002F126A">
        <w:t>USD)</w:t>
      </w:r>
      <w:r>
        <w:t xml:space="preserve"> payable to NephroCan in </w:t>
      </w:r>
      <w:r w:rsidRPr="00366887">
        <w:t xml:space="preserve">full </w:t>
      </w:r>
      <w:r>
        <w:t>with 50 % in advance and 50% before shipment</w:t>
      </w:r>
      <w:r w:rsidRPr="00366887">
        <w:t xml:space="preserve"> from the invoice date without set-off, counterclaim or withholding of any kind</w:t>
      </w:r>
      <w:r>
        <w:t xml:space="preserve">. </w:t>
      </w:r>
    </w:p>
    <w:p w14:paraId="11C32B9C" w14:textId="77777777" w:rsidR="00D11392" w:rsidRDefault="00D11392" w:rsidP="00D11392">
      <w:pPr>
        <w:pStyle w:val="ListParagraph"/>
        <w:jc w:val="both"/>
      </w:pPr>
    </w:p>
    <w:p w14:paraId="076CCBCE" w14:textId="77777777" w:rsidR="00D11392" w:rsidRDefault="00D11392" w:rsidP="00D11392">
      <w:pPr>
        <w:pStyle w:val="ListParagraph"/>
        <w:numPr>
          <w:ilvl w:val="0"/>
          <w:numId w:val="2"/>
        </w:numPr>
        <w:spacing w:line="276" w:lineRule="auto"/>
        <w:jc w:val="both"/>
      </w:pPr>
      <w:r>
        <w:t>If the Distributor fails to make any payment for the Products according to the above-mentioned payment terms, without prejudice to any other right or remedy available to NephroCan, NephroCan shall be entitled to:</w:t>
      </w:r>
    </w:p>
    <w:p w14:paraId="73D33FED" w14:textId="77777777" w:rsidR="00D11392" w:rsidRDefault="00D11392" w:rsidP="00D11392">
      <w:pPr>
        <w:pStyle w:val="ListParagraph"/>
        <w:jc w:val="both"/>
      </w:pPr>
    </w:p>
    <w:p w14:paraId="0A4859BE" w14:textId="77777777" w:rsidR="00D11392" w:rsidRDefault="00D11392" w:rsidP="00D11392">
      <w:pPr>
        <w:pStyle w:val="ListParagraph"/>
        <w:numPr>
          <w:ilvl w:val="1"/>
          <w:numId w:val="2"/>
        </w:numPr>
        <w:spacing w:line="276" w:lineRule="auto"/>
        <w:jc w:val="both"/>
      </w:pPr>
      <w:r>
        <w:t>cancel or suspend (or procure the cancellation or suspension of) any further delivery of Products to the Distributor under any Order; and</w:t>
      </w:r>
    </w:p>
    <w:p w14:paraId="14A77E35" w14:textId="77777777" w:rsidR="00D11392" w:rsidRDefault="00D11392" w:rsidP="00D11392">
      <w:pPr>
        <w:pStyle w:val="ListParagraph"/>
        <w:spacing w:line="276" w:lineRule="auto"/>
        <w:ind w:left="1440"/>
        <w:jc w:val="both"/>
      </w:pPr>
    </w:p>
    <w:p w14:paraId="78A162DC" w14:textId="3C086F20" w:rsidR="00D11392" w:rsidRPr="00B124DC" w:rsidRDefault="00D11392" w:rsidP="00D11392">
      <w:pPr>
        <w:pStyle w:val="ListParagraph"/>
        <w:numPr>
          <w:ilvl w:val="1"/>
          <w:numId w:val="2"/>
        </w:numPr>
        <w:spacing w:line="276" w:lineRule="auto"/>
        <w:jc w:val="both"/>
      </w:pPr>
      <w:r>
        <w:t xml:space="preserve">charge the Distributor interest on the consideration due at the yearly rate of five (5) per cent from the date the payment became due until actual payment has been made, or in the alternative NephroCan Holdings Corporation can charge the Distributor as liquidated damages a percentage on the consideration due equal </w:t>
      </w:r>
      <w:r w:rsidRPr="00514946">
        <w:t>to</w:t>
      </w:r>
      <w:r w:rsidRPr="00DE347A">
        <w:t xml:space="preserve"> 2.5 </w:t>
      </w:r>
      <w:del w:id="181" w:author="Murray Stewart" w:date="2024-11-06T15:59:00Z" w16du:dateUtc="2024-11-06T13:59:00Z">
        <w:r w:rsidRPr="00DE347A" w:rsidDel="00714059">
          <w:delText>%</w:delText>
        </w:r>
        <w:r w:rsidRPr="00514946" w:rsidDel="00714059">
          <w:delText xml:space="preserve"> </w:delText>
        </w:r>
        <w:r w:rsidRPr="00DE347A" w:rsidDel="00714059">
          <w:delText>.</w:delText>
        </w:r>
      </w:del>
      <w:ins w:id="182" w:author="Murray Stewart" w:date="2024-11-06T15:59:00Z" w16du:dateUtc="2024-11-06T13:59:00Z">
        <w:r w:rsidR="00714059" w:rsidRPr="00DE347A">
          <w:t>%</w:t>
        </w:r>
        <w:r w:rsidR="00714059" w:rsidRPr="00514946">
          <w:t>.</w:t>
        </w:r>
      </w:ins>
    </w:p>
    <w:p w14:paraId="625A872F" w14:textId="77777777" w:rsidR="00D11392" w:rsidRDefault="00D11392" w:rsidP="00D11392">
      <w:pPr>
        <w:spacing w:line="276" w:lineRule="auto"/>
      </w:pPr>
    </w:p>
    <w:p w14:paraId="4600FA41" w14:textId="77777777" w:rsidR="00D11392" w:rsidRDefault="00D11392" w:rsidP="00D11392">
      <w:pPr>
        <w:spacing w:line="276" w:lineRule="auto"/>
        <w:rPr>
          <w:b/>
          <w:bCs/>
          <w:u w:val="single"/>
        </w:rPr>
      </w:pPr>
      <w:r w:rsidRPr="00B124DC">
        <w:rPr>
          <w:b/>
          <w:bCs/>
          <w:u w:val="single"/>
        </w:rPr>
        <w:t>Article 2- Validity</w:t>
      </w:r>
    </w:p>
    <w:p w14:paraId="2E8D63D6" w14:textId="77777777" w:rsidR="00D11392" w:rsidRDefault="00D11392" w:rsidP="00D11392">
      <w:pPr>
        <w:spacing w:line="276" w:lineRule="auto"/>
        <w:rPr>
          <w:u w:val="single"/>
        </w:rPr>
      </w:pPr>
    </w:p>
    <w:p w14:paraId="1E6B7B96" w14:textId="408C5B33" w:rsidR="00ED6588" w:rsidRPr="00ED6588" w:rsidRDefault="00ED6588" w:rsidP="00ED6588">
      <w:pPr>
        <w:numPr>
          <w:ilvl w:val="0"/>
          <w:numId w:val="25"/>
        </w:numPr>
        <w:spacing w:line="276" w:lineRule="auto"/>
        <w:jc w:val="both"/>
        <w:rPr>
          <w:color w:val="FF0000"/>
          <w:lang w:val="en-GB"/>
        </w:rPr>
      </w:pPr>
      <w:r w:rsidRPr="00ED6588">
        <w:rPr>
          <w:color w:val="FF0000"/>
          <w:lang w:val="en-GB"/>
        </w:rPr>
        <w:t xml:space="preserve">This agreement is concluded for a period of three years and shall commence upon the signature of </w:t>
      </w:r>
      <w:r w:rsidR="00C55CD7" w:rsidRPr="00C55CD7">
        <w:rPr>
          <w:color w:val="FF0000"/>
          <w:lang w:val="en-GB"/>
        </w:rPr>
        <w:t>NephroCan</w:t>
      </w:r>
      <w:r w:rsidRPr="00ED6588">
        <w:rPr>
          <w:color w:val="FF0000"/>
          <w:lang w:val="en-GB"/>
        </w:rPr>
        <w:t xml:space="preserve"> to this agreement. After three years from the commencement, the agreement shall be automatically renewed upon forecast negotiations and the acceptance of both parties.</w:t>
      </w:r>
    </w:p>
    <w:p w14:paraId="1C70E30A" w14:textId="77777777" w:rsidR="00ED6588" w:rsidRPr="00ED6588" w:rsidRDefault="00ED6588" w:rsidP="00ED6588">
      <w:pPr>
        <w:spacing w:line="276" w:lineRule="auto"/>
        <w:jc w:val="both"/>
        <w:rPr>
          <w:color w:val="FF0000"/>
          <w:lang w:val="en-GB"/>
        </w:rPr>
      </w:pPr>
    </w:p>
    <w:p w14:paraId="31C2BD4B" w14:textId="77777777" w:rsidR="00ED6588" w:rsidRPr="00ED6588" w:rsidRDefault="00ED6588" w:rsidP="00ED6588">
      <w:pPr>
        <w:numPr>
          <w:ilvl w:val="0"/>
          <w:numId w:val="25"/>
        </w:numPr>
        <w:spacing w:line="276" w:lineRule="auto"/>
        <w:jc w:val="both"/>
        <w:rPr>
          <w:color w:val="FF0000"/>
          <w:lang w:val="en-GB"/>
        </w:rPr>
      </w:pPr>
      <w:r w:rsidRPr="00ED6588">
        <w:rPr>
          <w:color w:val="FF0000"/>
        </w:rPr>
        <w:t xml:space="preserve">Either Party is entitled to terminate this agreement with immediate effect if there is a failure by the defaulting party to remedy a material breach after the provisions of </w:t>
      </w:r>
      <w:r w:rsidRPr="00ED6588">
        <w:rPr>
          <w:color w:val="FF0000"/>
          <w:highlight w:val="yellow"/>
        </w:rPr>
        <w:t>Article 13</w:t>
      </w:r>
      <w:r w:rsidRPr="00ED6588">
        <w:rPr>
          <w:color w:val="FF0000"/>
        </w:rPr>
        <w:t xml:space="preserve"> have been applied.</w:t>
      </w:r>
    </w:p>
    <w:p w14:paraId="25F75F35" w14:textId="77777777" w:rsidR="00173661" w:rsidRPr="00C55CD7" w:rsidRDefault="00173661" w:rsidP="00D11392">
      <w:pPr>
        <w:spacing w:line="276" w:lineRule="auto"/>
        <w:rPr>
          <w:b/>
          <w:bCs/>
          <w:color w:val="FF0000"/>
          <w:u w:val="single"/>
        </w:rPr>
      </w:pPr>
    </w:p>
    <w:p w14:paraId="1B7309BD" w14:textId="39770493" w:rsidR="00D11392" w:rsidRDefault="00D11392" w:rsidP="00D11392">
      <w:pPr>
        <w:spacing w:line="276" w:lineRule="auto"/>
        <w:rPr>
          <w:b/>
          <w:bCs/>
          <w:u w:val="single"/>
        </w:rPr>
      </w:pPr>
      <w:r w:rsidRPr="008D21B2">
        <w:rPr>
          <w:b/>
          <w:bCs/>
          <w:u w:val="single"/>
        </w:rPr>
        <w:t xml:space="preserve">Article 3 – Obligations and Warranties of NephroCan </w:t>
      </w:r>
    </w:p>
    <w:p w14:paraId="483AE583" w14:textId="77777777" w:rsidR="00173661" w:rsidRPr="00173661" w:rsidRDefault="00173661" w:rsidP="00D11392">
      <w:pPr>
        <w:spacing w:line="276" w:lineRule="auto"/>
        <w:rPr>
          <w:b/>
          <w:bCs/>
          <w:u w:val="single"/>
        </w:rPr>
      </w:pPr>
    </w:p>
    <w:p w14:paraId="27494D29" w14:textId="77777777" w:rsidR="00D11392" w:rsidRDefault="00D11392" w:rsidP="00D11392">
      <w:pPr>
        <w:pStyle w:val="ListParagraph"/>
        <w:numPr>
          <w:ilvl w:val="0"/>
          <w:numId w:val="4"/>
        </w:numPr>
        <w:spacing w:line="276" w:lineRule="auto"/>
        <w:jc w:val="both"/>
      </w:pPr>
      <w:r>
        <w:t xml:space="preserve">NephroCan </w:t>
      </w:r>
      <w:r w:rsidRPr="00641605">
        <w:t xml:space="preserve">grants to </w:t>
      </w:r>
      <w:r>
        <w:t xml:space="preserve">the </w:t>
      </w:r>
      <w:r w:rsidRPr="00641605">
        <w:t>Distributor an exclusive right to import, promote, market, offer for sale, sell or otherwise distribute the Products in the Territory</w:t>
      </w:r>
      <w:r>
        <w:t>.</w:t>
      </w:r>
    </w:p>
    <w:p w14:paraId="4221EBE5" w14:textId="77777777" w:rsidR="00D11392" w:rsidRDefault="00D11392" w:rsidP="00D11392">
      <w:pPr>
        <w:pStyle w:val="ListParagraph"/>
        <w:spacing w:line="276" w:lineRule="auto"/>
        <w:jc w:val="both"/>
      </w:pPr>
    </w:p>
    <w:p w14:paraId="2A638D67" w14:textId="77777777" w:rsidR="00D11392" w:rsidRPr="0058043B" w:rsidRDefault="00D11392" w:rsidP="00D11392">
      <w:pPr>
        <w:pStyle w:val="ListParagraph"/>
        <w:numPr>
          <w:ilvl w:val="0"/>
          <w:numId w:val="4"/>
        </w:numPr>
        <w:spacing w:line="276" w:lineRule="auto"/>
        <w:jc w:val="both"/>
      </w:pPr>
      <w:r w:rsidRPr="0058043B">
        <w:t>NephroCan has the obligation and the right at its own expense, to take over the defense of any claim that the Products infringes the patent or other proprietary rights of any other party, and NephroCan</w:t>
      </w:r>
      <w:r w:rsidRPr="0058043B">
        <w:rPr>
          <w:b/>
          <w:bCs/>
        </w:rPr>
        <w:t xml:space="preserve"> </w:t>
      </w:r>
      <w:r w:rsidRPr="0058043B">
        <w:t xml:space="preserve">may appoint patent counsel and attorneys of its own. </w:t>
      </w:r>
    </w:p>
    <w:p w14:paraId="483480C2" w14:textId="77777777" w:rsidR="00D11392" w:rsidRDefault="00D11392" w:rsidP="00D11392">
      <w:pPr>
        <w:pStyle w:val="ListParagraph"/>
      </w:pPr>
    </w:p>
    <w:p w14:paraId="213C723D" w14:textId="77777777" w:rsidR="00D11392" w:rsidRDefault="00D11392" w:rsidP="00D11392">
      <w:pPr>
        <w:pStyle w:val="ListParagraph"/>
        <w:numPr>
          <w:ilvl w:val="0"/>
          <w:numId w:val="4"/>
        </w:numPr>
        <w:spacing w:line="276" w:lineRule="auto"/>
        <w:jc w:val="both"/>
      </w:pPr>
      <w:r>
        <w:t xml:space="preserve">NephroCan ensures the quality of Product as per the certificate of conformity supplied before shipment for all supplies of Products to the Distributor. </w:t>
      </w:r>
      <w:r>
        <w:br/>
      </w:r>
    </w:p>
    <w:p w14:paraId="26F746E2" w14:textId="77777777" w:rsidR="00D11392" w:rsidRDefault="00D11392" w:rsidP="00D11392">
      <w:pPr>
        <w:pStyle w:val="ListParagraph"/>
        <w:numPr>
          <w:ilvl w:val="0"/>
          <w:numId w:val="4"/>
        </w:numPr>
        <w:spacing w:line="276" w:lineRule="auto"/>
        <w:jc w:val="both"/>
      </w:pPr>
      <w:r>
        <w:t xml:space="preserve">NephroCan ensures that the Product is in accordance with the </w:t>
      </w:r>
      <w:r w:rsidRPr="00C044FC">
        <w:t>cGMP</w:t>
      </w:r>
      <w:r>
        <w:t xml:space="preserve"> standard requirements, at the declared premises and shall report any changes of premises from time to time. </w:t>
      </w:r>
    </w:p>
    <w:p w14:paraId="776712D5" w14:textId="77777777" w:rsidR="00D11392" w:rsidRDefault="00D11392" w:rsidP="00D11392">
      <w:pPr>
        <w:pStyle w:val="ListParagraph"/>
        <w:spacing w:line="276" w:lineRule="auto"/>
        <w:jc w:val="both"/>
      </w:pPr>
    </w:p>
    <w:p w14:paraId="484A6133" w14:textId="17A8E7AE" w:rsidR="00D11392" w:rsidRPr="006C2A08" w:rsidDel="00D601BC" w:rsidRDefault="00D11392" w:rsidP="008F4060">
      <w:pPr>
        <w:pStyle w:val="ListParagraph"/>
        <w:numPr>
          <w:ilvl w:val="0"/>
          <w:numId w:val="4"/>
        </w:numPr>
        <w:jc w:val="both"/>
        <w:rPr>
          <w:del w:id="183" w:author="Murray Stewart" w:date="2024-11-06T16:21:00Z" w16du:dateUtc="2024-11-06T14:21:00Z"/>
          <w:highlight w:val="yellow"/>
        </w:rPr>
      </w:pPr>
      <w:r w:rsidRPr="00DE347A">
        <w:t xml:space="preserve">NephroCan supplies the Products </w:t>
      </w:r>
      <w:r w:rsidRPr="006C2A08">
        <w:t>“ex</w:t>
      </w:r>
      <w:ins w:id="184" w:author="Murray Stewart" w:date="2024-11-06T16:20:00Z" w16du:dateUtc="2024-11-06T14:20:00Z">
        <w:r w:rsidR="00162721" w:rsidRPr="006C2A08">
          <w:t>-</w:t>
        </w:r>
      </w:ins>
      <w:del w:id="185" w:author="Murray Stewart" w:date="2024-11-06T16:20:00Z" w16du:dateUtc="2024-11-06T14:20:00Z">
        <w:r w:rsidRPr="006C2A08" w:rsidDel="00162721">
          <w:delText xml:space="preserve"> </w:delText>
        </w:r>
      </w:del>
      <w:r w:rsidRPr="006C2A08">
        <w:t>works”,</w:t>
      </w:r>
      <w:r w:rsidRPr="00DE347A">
        <w:t xml:space="preserve"> Incoterms 2020. Upon leaving NephroCan’s warehouse for the purpose of sending the Order to the Distributor or handing it over to the carrier, the risk of accidental loss or accidental deterioration of the Product passes to the Distributor. It is equivalent to handover if the Distributor is in default of acceptance. The Distributor assumes responsibility for the accidental loss or accidental deterioration of the Products during transport, even if transport costs are to be borne by NephroCan at the place of use. </w:t>
      </w:r>
      <w:r w:rsidRPr="006C2A08">
        <w:rPr>
          <w:highlight w:val="yellow"/>
        </w:rPr>
        <w:br/>
      </w:r>
    </w:p>
    <w:p w14:paraId="687FCA0D" w14:textId="77777777" w:rsidR="00D11392" w:rsidRPr="00D601BC" w:rsidRDefault="00D11392">
      <w:pPr>
        <w:pStyle w:val="ListParagraph"/>
        <w:numPr>
          <w:ilvl w:val="0"/>
          <w:numId w:val="4"/>
        </w:numPr>
        <w:jc w:val="both"/>
        <w:rPr>
          <w:highlight w:val="yellow"/>
        </w:rPr>
        <w:pPrChange w:id="186" w:author="Murray Stewart" w:date="2024-11-06T16:21:00Z" w16du:dateUtc="2024-11-06T14:21:00Z">
          <w:pPr>
            <w:pStyle w:val="ListParagraph"/>
          </w:pPr>
        </w:pPrChange>
      </w:pPr>
    </w:p>
    <w:p w14:paraId="09773D7A" w14:textId="77777777" w:rsidR="00D11392" w:rsidRPr="00DE347A" w:rsidRDefault="00D11392" w:rsidP="00D11392">
      <w:pPr>
        <w:pStyle w:val="ListParagraph"/>
        <w:numPr>
          <w:ilvl w:val="0"/>
          <w:numId w:val="4"/>
        </w:numPr>
        <w:spacing w:line="276" w:lineRule="auto"/>
        <w:jc w:val="both"/>
      </w:pPr>
      <w:r w:rsidRPr="00DE347A">
        <w:t xml:space="preserve">Delivery dates are only binding if they have been expressly confirmed as binding dates by NephroCan. Consequences of late deliveries must be agreed between NephroCan and the Distributor before the Order is accepted. </w:t>
      </w:r>
    </w:p>
    <w:p w14:paraId="3E7E2240" w14:textId="77777777" w:rsidR="00D11392" w:rsidRPr="00E253F4" w:rsidRDefault="00D11392" w:rsidP="00D11392">
      <w:pPr>
        <w:pStyle w:val="ListParagraph"/>
        <w:rPr>
          <w:highlight w:val="yellow"/>
        </w:rPr>
      </w:pPr>
    </w:p>
    <w:p w14:paraId="07F4BC2F" w14:textId="77777777" w:rsidR="00D11392" w:rsidRPr="00DE347A" w:rsidRDefault="00D11392" w:rsidP="00D11392">
      <w:pPr>
        <w:pStyle w:val="ListParagraph"/>
        <w:numPr>
          <w:ilvl w:val="0"/>
          <w:numId w:val="4"/>
        </w:numPr>
        <w:spacing w:line="276" w:lineRule="auto"/>
        <w:jc w:val="both"/>
      </w:pPr>
      <w:r w:rsidRPr="00DE347A">
        <w:t xml:space="preserve">NephroCan is entitled to make partial deliveries. </w:t>
      </w:r>
    </w:p>
    <w:p w14:paraId="52E3FCC3" w14:textId="77777777" w:rsidR="00D11392" w:rsidRPr="00DE347A" w:rsidRDefault="00D11392" w:rsidP="00D11392">
      <w:pPr>
        <w:pStyle w:val="ListParagraph"/>
      </w:pPr>
    </w:p>
    <w:p w14:paraId="0F64ACB2" w14:textId="0D6BE803" w:rsidR="00D11392" w:rsidRDefault="00D11392" w:rsidP="00D11392">
      <w:pPr>
        <w:pStyle w:val="ListParagraph"/>
        <w:numPr>
          <w:ilvl w:val="0"/>
          <w:numId w:val="4"/>
        </w:numPr>
        <w:spacing w:line="276" w:lineRule="auto"/>
        <w:jc w:val="both"/>
        <w:rPr>
          <w:ins w:id="187" w:author="Murray Stewart" w:date="2024-11-06T16:28:00Z" w16du:dateUtc="2024-11-06T14:28:00Z"/>
        </w:rPr>
      </w:pPr>
      <w:r w:rsidRPr="00DE347A">
        <w:t xml:space="preserve">Individual agreements (e.g. order-related) are </w:t>
      </w:r>
      <w:del w:id="188" w:author="Murray Stewart" w:date="2024-11-06T16:21:00Z" w16du:dateUtc="2024-11-06T14:21:00Z">
        <w:r w:rsidRPr="00DE347A" w:rsidDel="00DD41C7">
          <w:delText>permissible, but</w:delText>
        </w:r>
      </w:del>
      <w:ins w:id="189" w:author="Murray Stewart" w:date="2024-11-06T16:21:00Z" w16du:dateUtc="2024-11-06T14:21:00Z">
        <w:r w:rsidR="00DD41C7" w:rsidRPr="00DE347A">
          <w:t>permissible but</w:t>
        </w:r>
      </w:ins>
      <w:r w:rsidRPr="00DE347A">
        <w:t xml:space="preserve"> must be made in writing and signed by both Parties. </w:t>
      </w:r>
    </w:p>
    <w:p w14:paraId="73004B2E" w14:textId="77777777" w:rsidR="007B3802" w:rsidRDefault="007B3802">
      <w:pPr>
        <w:pStyle w:val="ListParagraph"/>
        <w:rPr>
          <w:ins w:id="190" w:author="Murray Stewart" w:date="2024-11-06T16:28:00Z" w16du:dateUtc="2024-11-06T14:28:00Z"/>
        </w:rPr>
        <w:pPrChange w:id="191" w:author="Murray Stewart" w:date="2024-11-06T16:28:00Z" w16du:dateUtc="2024-11-06T14:28:00Z">
          <w:pPr>
            <w:pStyle w:val="ListParagraph"/>
            <w:numPr>
              <w:numId w:val="4"/>
            </w:numPr>
            <w:spacing w:line="276" w:lineRule="auto"/>
            <w:ind w:hanging="360"/>
            <w:jc w:val="both"/>
          </w:pPr>
        </w:pPrChange>
      </w:pPr>
    </w:p>
    <w:p w14:paraId="1778090F" w14:textId="2DA9FBAC" w:rsidR="007B3802" w:rsidRPr="00DE347A" w:rsidRDefault="007B3802" w:rsidP="007B3802">
      <w:pPr>
        <w:pStyle w:val="ListParagraph"/>
        <w:numPr>
          <w:ilvl w:val="0"/>
          <w:numId w:val="4"/>
        </w:numPr>
        <w:spacing w:line="276" w:lineRule="auto"/>
        <w:jc w:val="both"/>
      </w:pPr>
      <w:ins w:id="192" w:author="Murray Stewart" w:date="2024-11-06T16:28:00Z" w16du:dateUtc="2024-11-06T14:28:00Z">
        <w:r>
          <w:rPr>
            <w:color w:val="FF0000"/>
          </w:rPr>
          <w:t xml:space="preserve">NephroCan warrants that the Products supplied will be fit for the purposes for which they are designed as represented to the Distributor </w:t>
        </w:r>
      </w:ins>
      <w:ins w:id="193" w:author="Murray Stewart" w:date="2024-11-06T16:29:00Z" w16du:dateUtc="2024-11-06T14:29:00Z">
        <w:r w:rsidR="005A7039">
          <w:rPr>
            <w:color w:val="FF0000"/>
          </w:rPr>
          <w:t xml:space="preserve">prior to </w:t>
        </w:r>
      </w:ins>
      <w:ins w:id="194" w:author="Murray Stewart" w:date="2024-11-06T16:30:00Z" w16du:dateUtc="2024-11-06T14:30:00Z">
        <w:r w:rsidR="008F3B10">
          <w:rPr>
            <w:color w:val="FF0000"/>
          </w:rPr>
          <w:t xml:space="preserve">the conclusion of this Agreement and </w:t>
        </w:r>
      </w:ins>
      <w:ins w:id="195" w:author="Murray Stewart" w:date="2024-11-06T16:28:00Z" w16du:dateUtc="2024-11-06T14:28:00Z">
        <w:r>
          <w:rPr>
            <w:color w:val="FF0000"/>
          </w:rPr>
          <w:t>at the date of placement of Order</w:t>
        </w:r>
      </w:ins>
      <w:ins w:id="196" w:author="Murray Stewart" w:date="2024-11-06T16:30:00Z" w16du:dateUtc="2024-11-06T14:30:00Z">
        <w:r w:rsidR="008F3B10">
          <w:rPr>
            <w:color w:val="FF0000"/>
          </w:rPr>
          <w:t>s</w:t>
        </w:r>
      </w:ins>
      <w:ins w:id="197" w:author="Murray Stewart" w:date="2024-11-06T16:28:00Z" w16du:dateUtc="2024-11-06T14:28:00Z">
        <w:r>
          <w:rPr>
            <w:color w:val="FF0000"/>
          </w:rPr>
          <w:t>.</w:t>
        </w:r>
      </w:ins>
    </w:p>
    <w:p w14:paraId="2441D2B3" w14:textId="77777777" w:rsidR="00D11392" w:rsidRDefault="00D11392" w:rsidP="00D11392">
      <w:pPr>
        <w:pStyle w:val="ListParagraph"/>
        <w:spacing w:line="276" w:lineRule="auto"/>
        <w:jc w:val="both"/>
      </w:pPr>
    </w:p>
    <w:p w14:paraId="0C3CF30C" w14:textId="79802DF8" w:rsidR="00D11392" w:rsidRDefault="00D11392" w:rsidP="00D11392">
      <w:pPr>
        <w:pStyle w:val="ListParagraph"/>
        <w:numPr>
          <w:ilvl w:val="0"/>
          <w:numId w:val="4"/>
        </w:numPr>
        <w:spacing w:line="276" w:lineRule="auto"/>
        <w:jc w:val="both"/>
        <w:rPr>
          <w:ins w:id="198" w:author="Murray Stewart" w:date="2024-11-06T16:24:00Z" w16du:dateUtc="2024-11-06T14:24:00Z"/>
        </w:rPr>
      </w:pPr>
      <w:r>
        <w:t xml:space="preserve">NephroCan’s sole obligation and </w:t>
      </w:r>
      <w:ins w:id="199" w:author="Murray Stewart" w:date="2024-11-06T16:32:00Z" w16du:dateUtc="2024-11-06T14:32:00Z">
        <w:r w:rsidR="00B35821" w:rsidRPr="00B35821">
          <w:rPr>
            <w:color w:val="FF0000"/>
            <w:rPrChange w:id="200" w:author="Murray Stewart" w:date="2024-11-06T16:32:00Z" w16du:dateUtc="2024-11-06T14:32:00Z">
              <w:rPr/>
            </w:rPrChange>
          </w:rPr>
          <w:t>the</w:t>
        </w:r>
        <w:r w:rsidR="00B35821">
          <w:t xml:space="preserve"> </w:t>
        </w:r>
      </w:ins>
      <w:r>
        <w:t xml:space="preserve">Distributor’s sole remedy shall be that NephroCan shall, at its own cost and expense, </w:t>
      </w:r>
      <w:ins w:id="201" w:author="Murray Stewart" w:date="2024-11-06T16:31:00Z" w16du:dateUtc="2024-11-06T14:31:00Z">
        <w:r w:rsidR="00C00605">
          <w:rPr>
            <w:color w:val="FF0000"/>
          </w:rPr>
          <w:t>incl</w:t>
        </w:r>
        <w:r w:rsidR="00B35821">
          <w:rPr>
            <w:color w:val="FF0000"/>
          </w:rPr>
          <w:t xml:space="preserve">usive of </w:t>
        </w:r>
      </w:ins>
      <w:ins w:id="202" w:author="Murray Stewart" w:date="2024-11-06T16:32:00Z" w16du:dateUtc="2024-11-06T14:32:00Z">
        <w:r w:rsidR="00B35821">
          <w:rPr>
            <w:color w:val="FF0000"/>
          </w:rPr>
          <w:t xml:space="preserve">delivery costs </w:t>
        </w:r>
      </w:ins>
      <w:ins w:id="203" w:author="Murray Stewart" w:date="2024-11-06T16:33:00Z" w16du:dateUtc="2024-11-06T14:33:00Z">
        <w:r w:rsidR="00516A25">
          <w:rPr>
            <w:color w:val="FF0000"/>
          </w:rPr>
          <w:t xml:space="preserve">and </w:t>
        </w:r>
      </w:ins>
      <w:r>
        <w:t xml:space="preserve">at its option, either repair or replace, any units or parts thereof which have been promptly reported by Distributor to NephroCan as being defective within twelve (12) months for machinery </w:t>
      </w:r>
      <w:r w:rsidRPr="00E45927">
        <w:t xml:space="preserve">and six (6) months for consumables </w:t>
      </w:r>
      <w:r>
        <w:t xml:space="preserve">from delivery of the Products, and were found to be defective by reason of breach. </w:t>
      </w:r>
      <w:ins w:id="204" w:author="Murray Stewart" w:date="2024-11-06T16:34:00Z" w16du:dateUtc="2024-11-06T14:34:00Z">
        <w:r w:rsidR="00063D9D">
          <w:rPr>
            <w:color w:val="FF0000"/>
          </w:rPr>
          <w:t xml:space="preserve">The aforesaid </w:t>
        </w:r>
        <w:r w:rsidR="00901179">
          <w:rPr>
            <w:color w:val="FF0000"/>
          </w:rPr>
          <w:t>obligation and warranty shall survive the termination of this agreement for whatever reason.</w:t>
        </w:r>
      </w:ins>
    </w:p>
    <w:p w14:paraId="165A4C59" w14:textId="1DEECF0E" w:rsidR="004F03DA" w:rsidDel="007B3802" w:rsidRDefault="004F03DA">
      <w:pPr>
        <w:rPr>
          <w:del w:id="205" w:author="Murray Stewart" w:date="2024-11-06T16:28:00Z" w16du:dateUtc="2024-11-06T14:28:00Z"/>
        </w:rPr>
        <w:pPrChange w:id="206" w:author="Murray Stewart" w:date="2024-11-06T16:35:00Z" w16du:dateUtc="2024-11-06T14:35:00Z">
          <w:pPr>
            <w:pStyle w:val="ListParagraph"/>
            <w:numPr>
              <w:numId w:val="4"/>
            </w:numPr>
            <w:spacing w:line="276" w:lineRule="auto"/>
            <w:ind w:hanging="360"/>
            <w:jc w:val="both"/>
          </w:pPr>
        </w:pPrChange>
      </w:pPr>
    </w:p>
    <w:p w14:paraId="1944DAEB" w14:textId="77777777" w:rsidR="00D11392" w:rsidRDefault="00D11392">
      <w:pPr>
        <w:pPrChange w:id="207" w:author="Murray Stewart" w:date="2024-11-06T16:35:00Z" w16du:dateUtc="2024-11-06T14:35:00Z">
          <w:pPr>
            <w:pStyle w:val="ListParagraph"/>
            <w:spacing w:line="276" w:lineRule="auto"/>
          </w:pPr>
        </w:pPrChange>
      </w:pPr>
    </w:p>
    <w:p w14:paraId="018F2EC2" w14:textId="77777777" w:rsidR="00D11392" w:rsidRDefault="00D11392">
      <w:pPr>
        <w:pStyle w:val="ListParagraph"/>
        <w:numPr>
          <w:ilvl w:val="0"/>
          <w:numId w:val="4"/>
        </w:numPr>
        <w:spacing w:line="276" w:lineRule="auto"/>
        <w:jc w:val="both"/>
      </w:pPr>
      <w:r>
        <w:t xml:space="preserve">These obligations and warranty terms extend only to the Distributor and is contingent upon proper use and operation and proper installation of the Products and will not apply to any defect or failure caused by accident, unusual physical stress, neglect, misuse, use of Products with any other products not complying </w:t>
      </w:r>
      <w:r>
        <w:lastRenderedPageBreak/>
        <w:t>with or meeting the requirements in the applicable Products specifications, or any faulty or defective Third-party products, installation, alteration or repair not in accordance with NephroCan’s instructions.</w:t>
      </w:r>
    </w:p>
    <w:p w14:paraId="2801B677" w14:textId="77777777" w:rsidR="00D57D23" w:rsidRDefault="00D57D23" w:rsidP="00D57D23">
      <w:pPr>
        <w:pStyle w:val="ListParagraph"/>
        <w:spacing w:line="276" w:lineRule="auto"/>
        <w:jc w:val="both"/>
      </w:pPr>
    </w:p>
    <w:p w14:paraId="64C1B517" w14:textId="77777777" w:rsidR="00D57D23" w:rsidRPr="00D57D23" w:rsidRDefault="00D57D23" w:rsidP="00D57D23">
      <w:pPr>
        <w:pStyle w:val="ListParagraph"/>
        <w:numPr>
          <w:ilvl w:val="0"/>
          <w:numId w:val="4"/>
        </w:numPr>
        <w:spacing w:line="276" w:lineRule="auto"/>
        <w:jc w:val="both"/>
        <w:rPr>
          <w:color w:val="FF0000"/>
          <w:lang w:val="en-GB"/>
        </w:rPr>
      </w:pPr>
      <w:r w:rsidRPr="00D57D23">
        <w:rPr>
          <w:color w:val="FF0000"/>
          <w:lang w:val="en-GB"/>
        </w:rPr>
        <w:t>NephroCan shall provide the Distributor with all the documentation materially neces</w:t>
      </w:r>
      <w:r w:rsidRPr="00D57D23">
        <w:rPr>
          <w:color w:val="FF0000"/>
          <w:lang w:val="en-GB"/>
        </w:rPr>
        <w:softHyphen/>
        <w:t>sary for the performance of the distribution obligations within seven (7) days of the commencement date of the agreement.</w:t>
      </w:r>
    </w:p>
    <w:p w14:paraId="764D2698" w14:textId="77777777" w:rsidR="00D57D23" w:rsidRPr="00D57D23" w:rsidRDefault="00D57D23" w:rsidP="00D57D23">
      <w:pPr>
        <w:pStyle w:val="ListParagraph"/>
        <w:spacing w:line="276" w:lineRule="auto"/>
        <w:jc w:val="both"/>
        <w:rPr>
          <w:color w:val="FF0000"/>
          <w:lang w:val="en-GB"/>
        </w:rPr>
      </w:pPr>
      <w:r w:rsidRPr="00D57D23">
        <w:rPr>
          <w:color w:val="FF0000"/>
          <w:lang w:val="en-GB"/>
        </w:rPr>
        <w:t xml:space="preserve"> </w:t>
      </w:r>
    </w:p>
    <w:p w14:paraId="08CE7D00" w14:textId="77777777" w:rsidR="00D57D23" w:rsidRPr="00D57D23" w:rsidRDefault="00D57D23" w:rsidP="00D57D23">
      <w:pPr>
        <w:pStyle w:val="ListParagraph"/>
        <w:numPr>
          <w:ilvl w:val="0"/>
          <w:numId w:val="4"/>
        </w:numPr>
        <w:spacing w:line="276" w:lineRule="auto"/>
        <w:jc w:val="both"/>
        <w:rPr>
          <w:color w:val="FF0000"/>
          <w:lang w:val="en-GB"/>
        </w:rPr>
      </w:pPr>
      <w:r w:rsidRPr="00D57D23">
        <w:rPr>
          <w:color w:val="FF0000"/>
        </w:rPr>
        <w:t xml:space="preserve">NephroCan will support the Distributor to an appropriate extent by the provision of advertising material in digital format (brochures, flyers, etcetera) within seven (7) days of the commencement date of the agreement and thereafter whenever changes are affected to such advertising material or become necessary for the Distributor to deliver its services.   </w:t>
      </w:r>
    </w:p>
    <w:p w14:paraId="749E0C23" w14:textId="77777777" w:rsidR="00D57D23" w:rsidRPr="00D57D23" w:rsidRDefault="00D57D23" w:rsidP="00D57D23">
      <w:pPr>
        <w:pStyle w:val="ListParagraph"/>
        <w:spacing w:line="276" w:lineRule="auto"/>
        <w:jc w:val="both"/>
        <w:rPr>
          <w:color w:val="FF0000"/>
          <w:lang w:val="en-GB"/>
        </w:rPr>
      </w:pPr>
    </w:p>
    <w:p w14:paraId="2990A77D" w14:textId="372F8F5C" w:rsidR="00612F71" w:rsidRPr="00D57D23" w:rsidDel="00E539EA" w:rsidRDefault="00D57D23" w:rsidP="00D57D23">
      <w:pPr>
        <w:pStyle w:val="ListParagraph"/>
        <w:numPr>
          <w:ilvl w:val="0"/>
          <w:numId w:val="4"/>
        </w:numPr>
        <w:spacing w:line="276" w:lineRule="auto"/>
        <w:jc w:val="both"/>
        <w:rPr>
          <w:del w:id="208" w:author="Murray Stewart" w:date="2024-11-06T16:35:00Z" w16du:dateUtc="2024-11-06T14:35:00Z"/>
          <w:color w:val="FF0000"/>
          <w:lang w:val="en-GB"/>
        </w:rPr>
      </w:pPr>
      <w:r w:rsidRPr="00D57D23">
        <w:rPr>
          <w:color w:val="FF0000"/>
          <w:lang w:val="en-GB"/>
        </w:rPr>
        <w:t>In addition, NephroCan shall support the Distributor in its activities and inform the Distributor in good time of technological changes or improvements of the contractual Products.</w:t>
      </w:r>
    </w:p>
    <w:p w14:paraId="6D018398" w14:textId="77777777" w:rsidR="00D11392" w:rsidDel="003641CA" w:rsidRDefault="00D11392">
      <w:pPr>
        <w:pStyle w:val="ListParagraph"/>
        <w:spacing w:line="276" w:lineRule="auto"/>
        <w:jc w:val="both"/>
        <w:rPr>
          <w:del w:id="209" w:author="Murray Stewart" w:date="2024-11-06T15:23:00Z" w16du:dateUtc="2024-11-06T13:23:00Z"/>
        </w:rPr>
        <w:pPrChange w:id="210" w:author="Murray Stewart" w:date="2024-11-06T16:35:00Z" w16du:dateUtc="2024-11-06T14:35:00Z">
          <w:pPr>
            <w:spacing w:line="276" w:lineRule="auto"/>
          </w:pPr>
        </w:pPrChange>
      </w:pPr>
    </w:p>
    <w:p w14:paraId="6E22441F" w14:textId="77777777" w:rsidR="00D11392" w:rsidRDefault="00D11392">
      <w:pPr>
        <w:pStyle w:val="ListParagraph"/>
        <w:spacing w:line="276" w:lineRule="auto"/>
        <w:jc w:val="both"/>
        <w:pPrChange w:id="211" w:author="Murray Stewart" w:date="2024-11-06T16:35:00Z" w16du:dateUtc="2024-11-06T14:35:00Z">
          <w:pPr>
            <w:spacing w:line="276" w:lineRule="auto"/>
          </w:pPr>
        </w:pPrChange>
      </w:pPr>
    </w:p>
    <w:p w14:paraId="339C3FD7" w14:textId="77777777" w:rsidR="00D11392" w:rsidRDefault="00D11392" w:rsidP="00D11392">
      <w:pPr>
        <w:spacing w:line="276" w:lineRule="auto"/>
      </w:pPr>
    </w:p>
    <w:p w14:paraId="0C49E836" w14:textId="77777777" w:rsidR="00D11392" w:rsidRPr="008D21B2" w:rsidRDefault="00D11392" w:rsidP="00D11392">
      <w:pPr>
        <w:spacing w:line="276" w:lineRule="auto"/>
        <w:rPr>
          <w:b/>
          <w:bCs/>
          <w:u w:val="single"/>
        </w:rPr>
      </w:pPr>
      <w:r w:rsidRPr="008D21B2">
        <w:rPr>
          <w:b/>
          <w:bCs/>
          <w:u w:val="single"/>
        </w:rPr>
        <w:t xml:space="preserve">Article 4- Obligations and Warranties of </w:t>
      </w:r>
      <w:r>
        <w:rPr>
          <w:b/>
          <w:bCs/>
          <w:u w:val="single"/>
        </w:rPr>
        <w:t xml:space="preserve">the </w:t>
      </w:r>
      <w:r w:rsidRPr="008D21B2">
        <w:rPr>
          <w:b/>
          <w:bCs/>
          <w:u w:val="single"/>
        </w:rPr>
        <w:t>Distributor</w:t>
      </w:r>
    </w:p>
    <w:p w14:paraId="0A5E0F93" w14:textId="77777777" w:rsidR="00D11392" w:rsidRDefault="00D11392" w:rsidP="00D11392">
      <w:pPr>
        <w:spacing w:line="276" w:lineRule="auto"/>
      </w:pPr>
    </w:p>
    <w:p w14:paraId="55883778" w14:textId="77777777" w:rsidR="00D11392" w:rsidRPr="008D21B2" w:rsidRDefault="00D11392" w:rsidP="00D11392">
      <w:pPr>
        <w:pStyle w:val="ListParagraph"/>
        <w:numPr>
          <w:ilvl w:val="0"/>
          <w:numId w:val="5"/>
        </w:numPr>
        <w:spacing w:line="276" w:lineRule="auto"/>
        <w:rPr>
          <w:b/>
          <w:bCs/>
        </w:rPr>
      </w:pPr>
      <w:r w:rsidRPr="002B2E43">
        <w:t>The Distributor</w:t>
      </w:r>
      <w:r>
        <w:rPr>
          <w:b/>
          <w:bCs/>
        </w:rPr>
        <w:t xml:space="preserve"> </w:t>
      </w:r>
      <w:r>
        <w:t xml:space="preserve">acts on its own behalf and as an official distributor and marketing agent of the Products. </w:t>
      </w:r>
      <w:r>
        <w:br/>
      </w:r>
    </w:p>
    <w:p w14:paraId="65C4D1DB" w14:textId="77777777" w:rsidR="00D11392" w:rsidRDefault="00D11392" w:rsidP="00D11392">
      <w:pPr>
        <w:pStyle w:val="ListParagraph"/>
        <w:numPr>
          <w:ilvl w:val="0"/>
          <w:numId w:val="5"/>
        </w:numPr>
        <w:spacing w:line="276" w:lineRule="auto"/>
        <w:jc w:val="both"/>
      </w:pPr>
      <w:r w:rsidRPr="002B2E43">
        <w:t>The Distributor</w:t>
      </w:r>
      <w:r>
        <w:rPr>
          <w:b/>
          <w:bCs/>
        </w:rPr>
        <w:t xml:space="preserve"> </w:t>
      </w:r>
      <w:r w:rsidRPr="008D21B2">
        <w:t xml:space="preserve">shall warrant and render the appropriate means and maintain an adequate organization and facilities within the Territory for the sale of the Product. </w:t>
      </w:r>
      <w:r>
        <w:t xml:space="preserve">The </w:t>
      </w:r>
      <w:r w:rsidRPr="008D21B2">
        <w:t>Distributor shall use its best efforts to adequately perform such sales</w:t>
      </w:r>
      <w:r>
        <w:t xml:space="preserve"> and</w:t>
      </w:r>
      <w:r w:rsidRPr="00667C55">
        <w:t xml:space="preserve"> to apply for registration, promote, import, market, offer for sale, sell and distribute the Products in the Territory</w:t>
      </w:r>
      <w:r>
        <w:t>.</w:t>
      </w:r>
    </w:p>
    <w:p w14:paraId="4AB3A18A" w14:textId="77777777" w:rsidR="00D11392" w:rsidRDefault="00D11392" w:rsidP="00D11392">
      <w:pPr>
        <w:pStyle w:val="ListParagraph"/>
        <w:spacing w:line="276" w:lineRule="auto"/>
        <w:jc w:val="both"/>
      </w:pPr>
    </w:p>
    <w:p w14:paraId="684902F2" w14:textId="77777777" w:rsidR="00D11392" w:rsidRDefault="00D11392" w:rsidP="00D11392">
      <w:pPr>
        <w:pStyle w:val="ListParagraph"/>
        <w:numPr>
          <w:ilvl w:val="0"/>
          <w:numId w:val="5"/>
        </w:numPr>
        <w:spacing w:line="276" w:lineRule="auto"/>
        <w:jc w:val="both"/>
      </w:pPr>
      <w:r w:rsidRPr="00DE7CDE">
        <w:t>The Distributors shall ensure that, while the device is under their responsibility, storage or transport conditions shall comply with the standard requirements and/or other conditions as advised by NephroCan.</w:t>
      </w:r>
    </w:p>
    <w:p w14:paraId="5402F99F" w14:textId="77777777" w:rsidR="00D11392" w:rsidRDefault="00D11392" w:rsidP="00D11392">
      <w:pPr>
        <w:pStyle w:val="ListParagraph"/>
      </w:pPr>
    </w:p>
    <w:p w14:paraId="112F1E55" w14:textId="77777777" w:rsidR="00D11392" w:rsidRPr="00DE347A" w:rsidRDefault="00D11392" w:rsidP="00D11392">
      <w:pPr>
        <w:pStyle w:val="ListParagraph"/>
        <w:numPr>
          <w:ilvl w:val="0"/>
          <w:numId w:val="5"/>
        </w:numPr>
        <w:spacing w:line="276" w:lineRule="auto"/>
        <w:jc w:val="both"/>
      </w:pPr>
      <w:r w:rsidRPr="00DE347A">
        <w:t xml:space="preserve">Claims by the Distributor due to a material defect presuppose that the Distributor checks the Products for freedom from defects and completeness and thereby immediately reports recognizable defects with a precise description to the NephroCan. If the Distributor fails to inspect or notify NephroCan in a timely manner, the delivered Products shall be deemed to have been approved, unless the defect was not apparent during the inspection. Defects discovered later must also be reported to NephroCan immediately, otherwise the Products are deemed to have been approved even if these defects are present. </w:t>
      </w:r>
    </w:p>
    <w:p w14:paraId="57AB66FD" w14:textId="77777777" w:rsidR="00D11392" w:rsidRPr="00600CE1" w:rsidRDefault="00D11392" w:rsidP="00D11392">
      <w:pPr>
        <w:pStyle w:val="ListParagraph"/>
      </w:pPr>
    </w:p>
    <w:p w14:paraId="659AD605" w14:textId="77777777" w:rsidR="00D11392" w:rsidRPr="00DE347A" w:rsidRDefault="00D11392" w:rsidP="00D11392">
      <w:pPr>
        <w:pStyle w:val="ListParagraph"/>
        <w:numPr>
          <w:ilvl w:val="0"/>
          <w:numId w:val="5"/>
        </w:numPr>
        <w:spacing w:line="276" w:lineRule="auto"/>
        <w:jc w:val="both"/>
      </w:pPr>
      <w:r w:rsidRPr="00DE347A">
        <w:t xml:space="preserve">Claims for material defects shall become statute-bared one (1) year from the date of delivery of the Products, provided that the delivery of defective Products does not constitute an intentional breach of duty. </w:t>
      </w:r>
    </w:p>
    <w:p w14:paraId="00115D0E" w14:textId="77777777" w:rsidR="00D11392" w:rsidRPr="00DE347A" w:rsidRDefault="00D11392" w:rsidP="00D11392">
      <w:pPr>
        <w:pStyle w:val="ListParagraph"/>
      </w:pPr>
    </w:p>
    <w:p w14:paraId="352B9065" w14:textId="77777777" w:rsidR="00D11392" w:rsidRDefault="00D11392" w:rsidP="00D11392">
      <w:pPr>
        <w:pStyle w:val="ListParagraph"/>
        <w:numPr>
          <w:ilvl w:val="0"/>
          <w:numId w:val="5"/>
        </w:numPr>
        <w:spacing w:line="276" w:lineRule="auto"/>
        <w:jc w:val="both"/>
      </w:pPr>
      <w:r w:rsidRPr="00DE347A">
        <w:t xml:space="preserve">The warranty is excluded in the event of incorrect assembly or commissioning by the Distributor or third parties, faulty, negligent or improper handling of the Products, use of unsuitable equipment or replacement parts, defective installation parts or for faults caused by electronic or electronical influences or similar circumstances. The warranty is also excluded if the Distributor or a third party carries out modifications or repair work without the basic permission of NephroCan. </w:t>
      </w:r>
    </w:p>
    <w:p w14:paraId="634F2FE8" w14:textId="77777777" w:rsidR="00D11392" w:rsidRDefault="00D11392" w:rsidP="00D11392">
      <w:pPr>
        <w:pStyle w:val="ListParagraph"/>
      </w:pPr>
    </w:p>
    <w:p w14:paraId="6FEDCE1D" w14:textId="77777777" w:rsidR="00D11392" w:rsidRPr="00DE7CDE" w:rsidRDefault="00D11392" w:rsidP="00D11392">
      <w:pPr>
        <w:pStyle w:val="ListParagraph"/>
        <w:numPr>
          <w:ilvl w:val="0"/>
          <w:numId w:val="5"/>
        </w:numPr>
        <w:spacing w:line="276" w:lineRule="auto"/>
        <w:jc w:val="both"/>
      </w:pPr>
      <w:r w:rsidRPr="00DE7CDE">
        <w:t>The Distributor Agrees not to make</w:t>
      </w:r>
      <w:del w:id="212" w:author="Murray Stewart" w:date="2024-11-06T16:38:00Z" w16du:dateUtc="2024-11-06T14:38:00Z">
        <w:r w:rsidRPr="00DE7CDE" w:rsidDel="00545E7C">
          <w:delText>s</w:delText>
        </w:r>
      </w:del>
      <w:r w:rsidRPr="00DE7CDE">
        <w:t xml:space="preserve"> available on the market a device under its name, registered trade name or registered trademark.</w:t>
      </w:r>
    </w:p>
    <w:p w14:paraId="110931E3" w14:textId="77777777" w:rsidR="00D11392" w:rsidRPr="00DE7CDE" w:rsidRDefault="00D11392" w:rsidP="00D11392">
      <w:pPr>
        <w:pStyle w:val="ListParagraph"/>
      </w:pPr>
    </w:p>
    <w:p w14:paraId="28CB94FA" w14:textId="77777777" w:rsidR="00D11392" w:rsidRPr="00DE7CDE" w:rsidRDefault="00D11392" w:rsidP="00D11392">
      <w:pPr>
        <w:pStyle w:val="ListParagraph"/>
        <w:numPr>
          <w:ilvl w:val="0"/>
          <w:numId w:val="5"/>
        </w:numPr>
        <w:spacing w:line="276" w:lineRule="auto"/>
        <w:jc w:val="both"/>
      </w:pPr>
      <w:r w:rsidRPr="00DE7CDE">
        <w:t>The Distributor agrees not to change</w:t>
      </w:r>
      <w:del w:id="213" w:author="Murray Stewart" w:date="2024-11-06T16:39:00Z" w16du:dateUtc="2024-11-06T14:39:00Z">
        <w:r w:rsidRPr="00DE7CDE" w:rsidDel="00545E7C">
          <w:delText>s</w:delText>
        </w:r>
      </w:del>
      <w:r w:rsidRPr="00DE7CDE">
        <w:t xml:space="preserve"> the intended purpose of a device already placed on the market or put into service.</w:t>
      </w:r>
    </w:p>
    <w:p w14:paraId="251F078D" w14:textId="77777777" w:rsidR="00D11392" w:rsidRPr="00DE7CDE" w:rsidRDefault="00D11392" w:rsidP="00D11392">
      <w:pPr>
        <w:pStyle w:val="ListParagraph"/>
      </w:pPr>
    </w:p>
    <w:p w14:paraId="32715FB3" w14:textId="0068E77A" w:rsidR="00D11392" w:rsidRPr="00DE7CDE" w:rsidRDefault="00D11392" w:rsidP="00D11392">
      <w:pPr>
        <w:pStyle w:val="ListParagraph"/>
        <w:numPr>
          <w:ilvl w:val="0"/>
          <w:numId w:val="5"/>
        </w:numPr>
        <w:spacing w:line="276" w:lineRule="auto"/>
        <w:jc w:val="both"/>
      </w:pPr>
      <w:r w:rsidRPr="00DE7CDE">
        <w:t>The Distributor agrees not to modify product and/or its packaging, labelling. The translation, of the information supplied by NephroCan relating to a device already placed on the market and of further information which is necessary in order to market the device in the Territory is not considered modification</w:t>
      </w:r>
      <w:ins w:id="214" w:author="Murray Stewart" w:date="2024-11-06T16:39:00Z" w16du:dateUtc="2024-11-06T14:39:00Z">
        <w:r w:rsidR="00342929">
          <w:t>.</w:t>
        </w:r>
      </w:ins>
      <w:del w:id="215" w:author="Murray Stewart" w:date="2024-11-06T16:39:00Z" w16du:dateUtc="2024-11-06T14:39:00Z">
        <w:r w:rsidRPr="00DE7CDE" w:rsidDel="00342929">
          <w:delText>;</w:delText>
        </w:r>
      </w:del>
    </w:p>
    <w:p w14:paraId="427127B3" w14:textId="77777777" w:rsidR="00D11392" w:rsidRPr="00B7134F" w:rsidRDefault="00D11392" w:rsidP="00D11392">
      <w:pPr>
        <w:pStyle w:val="ListParagraph"/>
        <w:rPr>
          <w:highlight w:val="green"/>
        </w:rPr>
      </w:pPr>
    </w:p>
    <w:p w14:paraId="0A0CD76C" w14:textId="6548F1AB" w:rsidR="00D11392" w:rsidRDefault="00D11392" w:rsidP="00D11392">
      <w:pPr>
        <w:pStyle w:val="ListParagraph"/>
        <w:numPr>
          <w:ilvl w:val="0"/>
          <w:numId w:val="5"/>
        </w:numPr>
        <w:spacing w:line="276" w:lineRule="auto"/>
        <w:jc w:val="both"/>
      </w:pPr>
      <w:r w:rsidRPr="002B2E43">
        <w:t>The Distributor</w:t>
      </w:r>
      <w:r>
        <w:t xml:space="preserve"> Agrees not to disclose to any third party during the term of this Agreement and for a period o</w:t>
      </w:r>
      <w:r w:rsidRPr="00846559">
        <w:t xml:space="preserve">f </w:t>
      </w:r>
      <w:r w:rsidRPr="00DE347A">
        <w:t>(1) year</w:t>
      </w:r>
      <w:del w:id="216" w:author="Murray Stewart" w:date="2024-11-06T16:39:00Z" w16du:dateUtc="2024-11-06T14:39:00Z">
        <w:r w:rsidRPr="00DE347A" w:rsidDel="00342929">
          <w:delText>s</w:delText>
        </w:r>
      </w:del>
      <w:r w:rsidRPr="00846559">
        <w:t xml:space="preserve"> thereafter</w:t>
      </w:r>
      <w:r>
        <w:t xml:space="preserve"> any information, whether technical or commercial, concerning the Product or any information relating thereto</w:t>
      </w:r>
      <w:ins w:id="217" w:author="Murray Stewart" w:date="2024-11-06T16:41:00Z" w16du:dateUtc="2024-11-06T14:41:00Z">
        <w:r w:rsidR="00A30B60">
          <w:rPr>
            <w:color w:val="FF0000"/>
          </w:rPr>
          <w:t xml:space="preserve">. This clause </w:t>
        </w:r>
      </w:ins>
      <w:ins w:id="218" w:author="Murray Stewart" w:date="2024-11-06T16:42:00Z" w16du:dateUtc="2024-11-06T14:42:00Z">
        <w:r w:rsidR="00FE40CD">
          <w:rPr>
            <w:color w:val="FF0000"/>
          </w:rPr>
          <w:t xml:space="preserve">excludes any marketing </w:t>
        </w:r>
      </w:ins>
      <w:ins w:id="219" w:author="Murray Stewart" w:date="2024-11-06T16:43:00Z" w16du:dateUtc="2024-11-06T14:43:00Z">
        <w:r w:rsidR="00795BBB">
          <w:rPr>
            <w:color w:val="FF0000"/>
          </w:rPr>
          <w:t>material or brochures</w:t>
        </w:r>
        <w:r w:rsidR="00D61AA4">
          <w:rPr>
            <w:color w:val="FF0000"/>
          </w:rPr>
          <w:t xml:space="preserve"> used </w:t>
        </w:r>
        <w:r w:rsidR="00524C23">
          <w:rPr>
            <w:color w:val="FF0000"/>
          </w:rPr>
          <w:t>by the Dist</w:t>
        </w:r>
      </w:ins>
      <w:ins w:id="220" w:author="Murray Stewart" w:date="2024-11-06T16:44:00Z" w16du:dateUtc="2024-11-06T14:44:00Z">
        <w:r w:rsidR="00524C23">
          <w:rPr>
            <w:color w:val="FF0000"/>
          </w:rPr>
          <w:t>ributor</w:t>
        </w:r>
        <w:r w:rsidR="00DD1668">
          <w:rPr>
            <w:color w:val="FF0000"/>
          </w:rPr>
          <w:t xml:space="preserve"> in the promotion of </w:t>
        </w:r>
      </w:ins>
      <w:ins w:id="221" w:author="Murray Stewart" w:date="2024-11-06T16:45:00Z" w16du:dateUtc="2024-11-06T14:45:00Z">
        <w:r w:rsidR="000B413B">
          <w:rPr>
            <w:color w:val="FF0000"/>
          </w:rPr>
          <w:t>product sales</w:t>
        </w:r>
      </w:ins>
      <w:ins w:id="222" w:author="Murray Stewart" w:date="2024-11-06T16:46:00Z" w16du:dateUtc="2024-11-06T14:46:00Z">
        <w:r w:rsidR="00A555F7">
          <w:rPr>
            <w:color w:val="FF0000"/>
          </w:rPr>
          <w:t xml:space="preserve"> referred to in </w:t>
        </w:r>
      </w:ins>
      <w:ins w:id="223" w:author="Murray Stewart" w:date="2024-11-06T16:47:00Z" w16du:dateUtc="2024-11-06T14:47:00Z">
        <w:r w:rsidR="001C2347">
          <w:rPr>
            <w:color w:val="FF0000"/>
          </w:rPr>
          <w:t>sub-clause (n) below.</w:t>
        </w:r>
      </w:ins>
      <w:ins w:id="224" w:author="Murray Stewart" w:date="2024-11-06T16:43:00Z" w16du:dateUtc="2024-11-06T14:43:00Z">
        <w:r w:rsidR="00795BBB">
          <w:rPr>
            <w:color w:val="FF0000"/>
          </w:rPr>
          <w:t xml:space="preserve"> </w:t>
        </w:r>
      </w:ins>
      <w:del w:id="225" w:author="Murray Stewart" w:date="2024-11-06T16:41:00Z" w16du:dateUtc="2024-11-06T14:41:00Z">
        <w:r w:rsidDel="00C65774">
          <w:delText>.</w:delText>
        </w:r>
      </w:del>
      <w:del w:id="226" w:author="Murray Stewart" w:date="2024-11-06T16:45:00Z" w16du:dateUtc="2024-11-06T14:45:00Z">
        <w:r w:rsidDel="000B413B">
          <w:delText xml:space="preserve"> </w:delText>
        </w:r>
      </w:del>
      <w:r>
        <w:t xml:space="preserve">During the same period, the Distributor agrees not to directly or indirectly manufacture any product identical with or similar to the Products. </w:t>
      </w:r>
    </w:p>
    <w:p w14:paraId="29B0F219" w14:textId="77777777" w:rsidR="00D11392" w:rsidRDefault="00D11392" w:rsidP="00D11392">
      <w:pPr>
        <w:pStyle w:val="ListParagraph"/>
        <w:spacing w:line="276" w:lineRule="auto"/>
        <w:jc w:val="both"/>
      </w:pPr>
    </w:p>
    <w:p w14:paraId="514301B8" w14:textId="43B38922" w:rsidR="00D11392" w:rsidRDefault="00D11392" w:rsidP="00D11392">
      <w:pPr>
        <w:pStyle w:val="ListParagraph"/>
        <w:numPr>
          <w:ilvl w:val="0"/>
          <w:numId w:val="5"/>
        </w:numPr>
        <w:spacing w:line="276" w:lineRule="auto"/>
        <w:jc w:val="both"/>
      </w:pPr>
      <w:r>
        <w:t xml:space="preserve">The </w:t>
      </w:r>
      <w:r w:rsidRPr="00515812">
        <w:t xml:space="preserve">Distributor shall not promote, market, sell, offer for sale, or otherwise distribute the Products to Persons located outside the Territory, or within the Territory when Distributor knows or has reason to </w:t>
      </w:r>
      <w:r>
        <w:t>believe</w:t>
      </w:r>
      <w:r w:rsidRPr="00515812">
        <w:t xml:space="preserve"> that the destination of the Products is outside the Territory</w:t>
      </w:r>
      <w:r>
        <w:t>, unless authorized in writing by NephroCan.</w:t>
      </w:r>
    </w:p>
    <w:p w14:paraId="12A5D0BB" w14:textId="77777777" w:rsidR="00D11392" w:rsidRPr="008D21B2" w:rsidRDefault="00D11392" w:rsidP="00D11392">
      <w:pPr>
        <w:pStyle w:val="ListParagraph"/>
        <w:numPr>
          <w:ilvl w:val="0"/>
          <w:numId w:val="5"/>
        </w:numPr>
        <w:spacing w:line="276" w:lineRule="auto"/>
        <w:jc w:val="both"/>
      </w:pPr>
      <w:r>
        <w:t xml:space="preserve">The Distributor shall place the first order </w:t>
      </w:r>
      <w:r w:rsidRPr="00846559">
        <w:t>to NephroCan within (</w:t>
      </w:r>
      <w:r w:rsidRPr="00DE347A">
        <w:t>3) months</w:t>
      </w:r>
      <w:r>
        <w:t xml:space="preserve"> from signing this Agreement.</w:t>
      </w:r>
    </w:p>
    <w:p w14:paraId="7E454416" w14:textId="77777777" w:rsidR="00D11392" w:rsidRDefault="00D11392" w:rsidP="00D11392">
      <w:pPr>
        <w:spacing w:line="276" w:lineRule="auto"/>
        <w:jc w:val="both"/>
      </w:pPr>
    </w:p>
    <w:p w14:paraId="4251FC00" w14:textId="77777777" w:rsidR="00D11392" w:rsidRDefault="00D11392" w:rsidP="00D11392">
      <w:pPr>
        <w:pStyle w:val="ListParagraph"/>
        <w:numPr>
          <w:ilvl w:val="0"/>
          <w:numId w:val="5"/>
        </w:numPr>
        <w:spacing w:line="276" w:lineRule="auto"/>
        <w:jc w:val="both"/>
      </w:pPr>
      <w:r>
        <w:t>In the event that the Products ordered by the Distributor are not available in NephroCan’s inventory, the Distributor should generally allow NephroCan 2-3</w:t>
      </w:r>
      <w:r w:rsidRPr="00DE347A">
        <w:t xml:space="preserve"> </w:t>
      </w:r>
      <w:r>
        <w:lastRenderedPageBreak/>
        <w:t xml:space="preserve">months to manufacture the consumables and 4-6 months to manufacture the machinery for the Distributor, from the date of Order Confirmation given by NephroCan. </w:t>
      </w:r>
    </w:p>
    <w:p w14:paraId="5E3D5727" w14:textId="77777777" w:rsidR="00D11392" w:rsidRDefault="00D11392" w:rsidP="00D11392">
      <w:pPr>
        <w:pStyle w:val="ListParagraph"/>
      </w:pPr>
    </w:p>
    <w:p w14:paraId="7245541F" w14:textId="77777777" w:rsidR="00D11392" w:rsidRDefault="00D11392" w:rsidP="00D11392">
      <w:pPr>
        <w:pStyle w:val="ListParagraph"/>
        <w:numPr>
          <w:ilvl w:val="0"/>
          <w:numId w:val="5"/>
        </w:numPr>
        <w:spacing w:line="276" w:lineRule="auto"/>
        <w:jc w:val="both"/>
      </w:pPr>
      <w:r>
        <w:t>The Distributor shall promote, market, offer for sale, sell or otherwise distribute the Products within the Territory using only materials and Products information provided by or approved prior to their use by NephroCan. Such approval will not be unreasonably withheld or delayed. The Distributor shall be responsible for the translation quality of all advertising and promotional materials used in the Territory.</w:t>
      </w:r>
    </w:p>
    <w:p w14:paraId="68B92B1C" w14:textId="77777777" w:rsidR="00D11392" w:rsidRDefault="00D11392" w:rsidP="00D11392">
      <w:pPr>
        <w:spacing w:line="276" w:lineRule="auto"/>
        <w:jc w:val="both"/>
      </w:pPr>
    </w:p>
    <w:p w14:paraId="22B7C922" w14:textId="77777777" w:rsidR="00D11392" w:rsidRPr="00562E22" w:rsidRDefault="00D11392" w:rsidP="00D11392">
      <w:pPr>
        <w:pStyle w:val="ListParagraph"/>
        <w:numPr>
          <w:ilvl w:val="0"/>
          <w:numId w:val="5"/>
        </w:numPr>
        <w:spacing w:line="276" w:lineRule="auto"/>
        <w:jc w:val="both"/>
      </w:pPr>
      <w:r w:rsidRPr="00562E22">
        <w:t>The Distributor shall indemnify and hold NephroCan harmless against any claim started towards NephroCan during the term of this Agreement and therein after by any Third Party arising out from any breach of this Agreement by the Distributor.</w:t>
      </w:r>
    </w:p>
    <w:p w14:paraId="7FABEFC5" w14:textId="77777777" w:rsidR="00D11392" w:rsidRDefault="00D11392" w:rsidP="00D11392">
      <w:pPr>
        <w:pStyle w:val="ListParagraph"/>
        <w:spacing w:line="276" w:lineRule="auto"/>
        <w:jc w:val="both"/>
      </w:pPr>
    </w:p>
    <w:p w14:paraId="021A5148" w14:textId="77777777" w:rsidR="00D11392" w:rsidRDefault="00D11392" w:rsidP="00D11392">
      <w:pPr>
        <w:pStyle w:val="ListParagraph"/>
        <w:numPr>
          <w:ilvl w:val="0"/>
          <w:numId w:val="5"/>
        </w:numPr>
        <w:spacing w:line="276" w:lineRule="auto"/>
        <w:jc w:val="both"/>
      </w:pPr>
      <w:r>
        <w:t>The Distributor shall be responsible for all costs and expenses it incurs in implementing and meeting its obligations under this Agreement, including hiring and compensating its sales force, preparing its advertising materials and all other costs of doing business.</w:t>
      </w:r>
    </w:p>
    <w:p w14:paraId="46ACDC3F" w14:textId="77777777" w:rsidR="00D11392" w:rsidRDefault="00D11392" w:rsidP="00D11392">
      <w:pPr>
        <w:pStyle w:val="ListParagraph"/>
      </w:pPr>
    </w:p>
    <w:p w14:paraId="708A335B" w14:textId="77777777" w:rsidR="00D11392" w:rsidRDefault="00D11392" w:rsidP="00D11392">
      <w:pPr>
        <w:pStyle w:val="ListParagraph"/>
        <w:numPr>
          <w:ilvl w:val="0"/>
          <w:numId w:val="5"/>
        </w:numPr>
        <w:spacing w:line="276" w:lineRule="auto"/>
      </w:pPr>
      <w:r>
        <w:t>The Distributor shall:</w:t>
      </w:r>
    </w:p>
    <w:p w14:paraId="00E10C12" w14:textId="77777777" w:rsidR="00D11392" w:rsidRDefault="00D11392" w:rsidP="00D11392">
      <w:pPr>
        <w:pStyle w:val="ListParagraph"/>
        <w:jc w:val="both"/>
      </w:pPr>
    </w:p>
    <w:p w14:paraId="5498B221" w14:textId="32601EBD" w:rsidR="00D11392" w:rsidRDefault="00D11392" w:rsidP="00D11392">
      <w:pPr>
        <w:pStyle w:val="ListParagraph"/>
        <w:numPr>
          <w:ilvl w:val="1"/>
          <w:numId w:val="12"/>
        </w:numPr>
        <w:spacing w:line="276" w:lineRule="auto"/>
        <w:jc w:val="both"/>
      </w:pPr>
      <w:r>
        <w:t xml:space="preserve">notify NephroCan every three </w:t>
      </w:r>
      <w:del w:id="227" w:author="Murray Stewart" w:date="2024-11-06T16:48:00Z" w16du:dateUtc="2024-11-06T14:48:00Z">
        <w:r w:rsidDel="000F4925">
          <w:delText>( 3</w:delText>
        </w:r>
      </w:del>
      <w:ins w:id="228" w:author="Murray Stewart" w:date="2024-11-06T16:48:00Z" w16du:dateUtc="2024-11-06T14:48:00Z">
        <w:r w:rsidR="000F4925">
          <w:t>(3</w:t>
        </w:r>
      </w:ins>
      <w:del w:id="229" w:author="Murray Stewart" w:date="2024-11-06T16:48:00Z" w16du:dateUtc="2024-11-06T14:48:00Z">
        <w:r w:rsidDel="000F4925">
          <w:delText xml:space="preserve"> </w:delText>
        </w:r>
      </w:del>
      <w:r>
        <w:t>) months with a detailed report about the sales and the distribution, as well as about the market in general, and</w:t>
      </w:r>
    </w:p>
    <w:p w14:paraId="00F6808C" w14:textId="77777777" w:rsidR="00D11392" w:rsidRDefault="00D11392" w:rsidP="00D11392">
      <w:pPr>
        <w:pStyle w:val="ListParagraph"/>
        <w:spacing w:line="276" w:lineRule="auto"/>
        <w:ind w:left="1440"/>
        <w:jc w:val="both"/>
      </w:pPr>
    </w:p>
    <w:p w14:paraId="0BAE30A9" w14:textId="77777777" w:rsidR="00D11392" w:rsidRDefault="00D11392" w:rsidP="00D11392">
      <w:pPr>
        <w:pStyle w:val="ListParagraph"/>
        <w:numPr>
          <w:ilvl w:val="1"/>
          <w:numId w:val="12"/>
        </w:numPr>
        <w:spacing w:line="276" w:lineRule="auto"/>
        <w:jc w:val="both"/>
      </w:pPr>
      <w:r>
        <w:t>promptly comply with the NephroCan’s requests for the estimates of the future sales, details regarding accounts and marketing strategies and plans.</w:t>
      </w:r>
    </w:p>
    <w:p w14:paraId="348D86E8" w14:textId="77777777" w:rsidR="00D11392" w:rsidRDefault="00D11392" w:rsidP="00D11392">
      <w:pPr>
        <w:pStyle w:val="ListParagraph"/>
        <w:spacing w:line="276" w:lineRule="auto"/>
        <w:ind w:left="1440"/>
      </w:pPr>
    </w:p>
    <w:p w14:paraId="347D4A83" w14:textId="77777777" w:rsidR="00D11392" w:rsidRDefault="00D11392" w:rsidP="00D11392">
      <w:pPr>
        <w:pStyle w:val="ListParagraph"/>
        <w:numPr>
          <w:ilvl w:val="0"/>
          <w:numId w:val="5"/>
        </w:numPr>
        <w:spacing w:line="276" w:lineRule="auto"/>
        <w:jc w:val="both"/>
      </w:pPr>
      <w:r w:rsidRPr="00844053">
        <w:t>The Distributor agrees during the term of this Agreement to comply with all current international, national and local laws and regulations applicable to Distributor’s purchase, storage, record keeping, promotion, marketing, packaging, labelling, certification, technical documentation, use and maintenance manuals and sale of the Products. It is agreed that Distributor shall be responsible for complying with any legislation or regulation governing the importation of the Products in the Territory and for the payment of duty and taxes, if any.</w:t>
      </w:r>
    </w:p>
    <w:p w14:paraId="45A045B7" w14:textId="77777777" w:rsidR="00D11392" w:rsidRDefault="00D11392" w:rsidP="00D11392">
      <w:pPr>
        <w:pStyle w:val="ListParagraph"/>
        <w:spacing w:line="276" w:lineRule="auto"/>
        <w:jc w:val="both"/>
      </w:pPr>
    </w:p>
    <w:p w14:paraId="309F4F91" w14:textId="5CFA070E" w:rsidR="00D11392" w:rsidRPr="002E6E13" w:rsidRDefault="00D11392" w:rsidP="00D11392">
      <w:pPr>
        <w:pStyle w:val="ListParagraph"/>
        <w:spacing w:line="276" w:lineRule="auto"/>
        <w:jc w:val="both"/>
        <w:rPr>
          <w:rFonts w:cs="Arial"/>
          <w:rtl/>
        </w:rPr>
      </w:pPr>
      <w:r w:rsidRPr="002E6E13">
        <w:t xml:space="preserve">Distributors shall </w:t>
      </w:r>
      <w:del w:id="230" w:author="Murray Stewart" w:date="2024-11-06T16:49:00Z" w16du:dateUtc="2024-11-06T14:49:00Z">
        <w:r w:rsidRPr="002E6E13" w:rsidDel="006251F2">
          <w:delText>record  all</w:delText>
        </w:r>
      </w:del>
      <w:ins w:id="231" w:author="Murray Stewart" w:date="2024-11-06T16:49:00Z" w16du:dateUtc="2024-11-06T14:49:00Z">
        <w:r w:rsidR="006251F2" w:rsidRPr="002E6E13">
          <w:t>record all</w:t>
        </w:r>
      </w:ins>
      <w:r w:rsidRPr="002E6E13">
        <w:t xml:space="preserve"> data related to distributed </w:t>
      </w:r>
      <w:r>
        <w:t>P</w:t>
      </w:r>
      <w:r w:rsidRPr="002E6E13">
        <w:t xml:space="preserve">roducts including </w:t>
      </w:r>
      <w:r>
        <w:t>name, contact information of end user,</w:t>
      </w:r>
      <w:r w:rsidRPr="002E6E13">
        <w:t xml:space="preserve"> sale date, device name, model, lot/batch/ Serial number, quantity and</w:t>
      </w:r>
      <w:r>
        <w:t xml:space="preserve"> etc, and s</w:t>
      </w:r>
      <w:r w:rsidRPr="002E6E13">
        <w:t>ubmit th</w:t>
      </w:r>
      <w:r>
        <w:t xml:space="preserve">is information upon request </w:t>
      </w:r>
      <w:r w:rsidRPr="002E6E13">
        <w:t>to NephroCan.</w:t>
      </w:r>
    </w:p>
    <w:p w14:paraId="6ABC33CE" w14:textId="77777777" w:rsidR="00D11392" w:rsidRPr="00720903" w:rsidRDefault="00D11392" w:rsidP="00D11392">
      <w:pPr>
        <w:pStyle w:val="ListParagraph"/>
        <w:spacing w:line="276" w:lineRule="auto"/>
        <w:jc w:val="both"/>
        <w:rPr>
          <w:highlight w:val="magenta"/>
        </w:rPr>
      </w:pPr>
    </w:p>
    <w:p w14:paraId="511C66A3" w14:textId="77777777" w:rsidR="00D11392" w:rsidRDefault="00D11392" w:rsidP="00D11392">
      <w:pPr>
        <w:pStyle w:val="ListParagraph"/>
        <w:numPr>
          <w:ilvl w:val="0"/>
          <w:numId w:val="5"/>
        </w:numPr>
        <w:spacing w:line="276" w:lineRule="auto"/>
        <w:jc w:val="both"/>
      </w:pPr>
      <w:r w:rsidRPr="009027D6">
        <w:t xml:space="preserve">Distributors that consider or have reason to believe that a device which they have made available on the market is not in conformity with this Regulation shall </w:t>
      </w:r>
      <w:r w:rsidRPr="009027D6">
        <w:lastRenderedPageBreak/>
        <w:t>immediately inform NephroCan and NephroCan's authorized representative. Distributors shall co-operate with NephroCan and NephroCan's authorized representative to ensure that the necessary corrective action to bring that device into conformity, to withdraw or to recall it, as appropriate, is taken.</w:t>
      </w:r>
    </w:p>
    <w:p w14:paraId="499A5E45" w14:textId="77777777" w:rsidR="00D11392" w:rsidRDefault="00D11392" w:rsidP="00D11392">
      <w:pPr>
        <w:pStyle w:val="ListParagraph"/>
      </w:pPr>
    </w:p>
    <w:p w14:paraId="421F5BDA" w14:textId="77777777" w:rsidR="00D11392" w:rsidRPr="002E6E13" w:rsidRDefault="00D11392" w:rsidP="00D11392">
      <w:pPr>
        <w:pStyle w:val="ListParagraph"/>
        <w:numPr>
          <w:ilvl w:val="0"/>
          <w:numId w:val="5"/>
        </w:numPr>
        <w:spacing w:line="276" w:lineRule="auto"/>
        <w:jc w:val="both"/>
      </w:pPr>
      <w:r w:rsidRPr="006164F4">
        <w:t xml:space="preserve">Distributors that have received complaints or reports from healthcare professionals, patients or users about suspected incidents related to a </w:t>
      </w:r>
      <w:r>
        <w:t xml:space="preserve">Product </w:t>
      </w:r>
      <w:r w:rsidRPr="006164F4">
        <w:t xml:space="preserve">they have made available, shall </w:t>
      </w:r>
      <w:r w:rsidRPr="00290E1B">
        <w:rPr>
          <w:b/>
          <w:bCs/>
          <w:u w:val="single"/>
        </w:rPr>
        <w:t>immediately</w:t>
      </w:r>
      <w:r w:rsidRPr="00F33752">
        <w:rPr>
          <w:b/>
          <w:bCs/>
        </w:rPr>
        <w:t xml:space="preserve"> </w:t>
      </w:r>
      <w:r w:rsidRPr="006164F4">
        <w:t xml:space="preserve">forward this information to NephroCan and NephroCan's authorized representative. They shall keep a register of complaints, of non-conforming devices and of recalls and withdrawals, and keep NephroCan and NephroCan's authorized representative informed of such monitoring and provide them with any information upon their request. </w:t>
      </w:r>
    </w:p>
    <w:p w14:paraId="48138B6B" w14:textId="77777777" w:rsidR="00D11392" w:rsidRPr="00290E1B" w:rsidRDefault="00D11392" w:rsidP="00D11392">
      <w:pPr>
        <w:pStyle w:val="ListParagraph"/>
        <w:spacing w:line="276" w:lineRule="auto"/>
        <w:jc w:val="both"/>
        <w:rPr>
          <w:highlight w:val="green"/>
        </w:rPr>
      </w:pPr>
    </w:p>
    <w:p w14:paraId="30D85DD1" w14:textId="77777777" w:rsidR="00D11392" w:rsidRDefault="00D11392" w:rsidP="00D11392">
      <w:pPr>
        <w:pStyle w:val="ListParagraph"/>
        <w:numPr>
          <w:ilvl w:val="0"/>
          <w:numId w:val="5"/>
        </w:numPr>
        <w:spacing w:line="276" w:lineRule="auto"/>
        <w:jc w:val="both"/>
      </w:pPr>
      <w:r>
        <w:t>Nothing in this Agreement shall entitle the Distributor to:</w:t>
      </w:r>
    </w:p>
    <w:p w14:paraId="7793DB83" w14:textId="77777777" w:rsidR="00D11392" w:rsidRDefault="00D11392" w:rsidP="00D11392">
      <w:pPr>
        <w:pStyle w:val="ListParagraph"/>
        <w:jc w:val="both"/>
      </w:pPr>
    </w:p>
    <w:p w14:paraId="7E592074" w14:textId="2ADB15BE" w:rsidR="00D11392" w:rsidRDefault="00D11392">
      <w:pPr>
        <w:pStyle w:val="ListParagraph"/>
        <w:numPr>
          <w:ilvl w:val="2"/>
          <w:numId w:val="12"/>
        </w:numPr>
        <w:spacing w:line="276" w:lineRule="auto"/>
        <w:jc w:val="both"/>
        <w:pPrChange w:id="232" w:author="Murray Stewart" w:date="2024-11-06T16:51:00Z" w16du:dateUtc="2024-11-06T14:51:00Z">
          <w:pPr>
            <w:pStyle w:val="ListParagraph"/>
            <w:numPr>
              <w:ilvl w:val="1"/>
              <w:numId w:val="12"/>
            </w:numPr>
            <w:spacing w:line="276" w:lineRule="auto"/>
            <w:ind w:left="1440" w:hanging="360"/>
            <w:jc w:val="both"/>
          </w:pPr>
        </w:pPrChange>
      </w:pPr>
      <w:r>
        <w:t>any priority of supply in relation to the Products as against NephroCan’s other distributors or customers; or</w:t>
      </w:r>
    </w:p>
    <w:p w14:paraId="3C3F09B0" w14:textId="77777777" w:rsidR="00D11392" w:rsidRDefault="00D11392" w:rsidP="00D11392">
      <w:pPr>
        <w:pStyle w:val="ListParagraph"/>
        <w:spacing w:line="276" w:lineRule="auto"/>
        <w:ind w:left="1440"/>
        <w:jc w:val="both"/>
      </w:pPr>
    </w:p>
    <w:p w14:paraId="59636F0A" w14:textId="2F652A26" w:rsidR="00D11392" w:rsidRDefault="00D11392">
      <w:pPr>
        <w:pStyle w:val="ListParagraph"/>
        <w:numPr>
          <w:ilvl w:val="2"/>
          <w:numId w:val="12"/>
        </w:numPr>
        <w:spacing w:line="276" w:lineRule="auto"/>
        <w:jc w:val="both"/>
        <w:pPrChange w:id="233" w:author="Murray Stewart" w:date="2024-11-06T16:51:00Z" w16du:dateUtc="2024-11-06T14:51:00Z">
          <w:pPr>
            <w:pStyle w:val="ListParagraph"/>
            <w:numPr>
              <w:ilvl w:val="1"/>
              <w:numId w:val="12"/>
            </w:numPr>
            <w:spacing w:line="276" w:lineRule="auto"/>
            <w:ind w:left="1440" w:hanging="360"/>
            <w:jc w:val="both"/>
          </w:pPr>
        </w:pPrChange>
      </w:pPr>
      <w:r>
        <w:t>any right or remedy against NephroCan if any of the Products are sold in the Territory by any person, firm or company based inside or outside the Territory which is not a Subsidiary or an Affiliate of NephroCan’s,</w:t>
      </w:r>
      <w:ins w:id="234" w:author="Murray Stewart" w:date="2024-11-06T16:52:00Z" w16du:dateUtc="2024-11-06T14:52:00Z">
        <w:r w:rsidR="0069219E">
          <w:t xml:space="preserve"> </w:t>
        </w:r>
      </w:ins>
      <w:del w:id="235" w:author="Murray Stewart" w:date="2024-11-06T16:52:00Z" w16du:dateUtc="2024-11-06T14:52:00Z">
        <w:r w:rsidDel="0069219E">
          <w:delText xml:space="preserve"> </w:delText>
        </w:r>
      </w:del>
      <w:r>
        <w:t>unless induced to do so by NephroCan</w:t>
      </w:r>
      <w:ins w:id="236" w:author="Murray Stewart" w:date="2024-11-06T16:51:00Z" w16du:dateUtc="2024-11-06T14:51:00Z">
        <w:r w:rsidR="0069219E">
          <w:t>.</w:t>
        </w:r>
      </w:ins>
      <w:del w:id="237" w:author="Murray Stewart" w:date="2024-11-06T16:51:00Z" w16du:dateUtc="2024-11-06T14:51:00Z">
        <w:r w:rsidDel="0069219E">
          <w:delText>’s.</w:delText>
        </w:r>
      </w:del>
    </w:p>
    <w:p w14:paraId="58CC4403" w14:textId="77777777" w:rsidR="00173661" w:rsidRPr="003D7602" w:rsidRDefault="00173661" w:rsidP="00D11392">
      <w:pPr>
        <w:spacing w:line="276" w:lineRule="auto"/>
        <w:jc w:val="both"/>
        <w:rPr>
          <w:color w:val="FF0000"/>
          <w:lang w:val="en-GB"/>
        </w:rPr>
      </w:pPr>
    </w:p>
    <w:p w14:paraId="7D422514" w14:textId="77777777" w:rsidR="00D11392" w:rsidRDefault="00D11392" w:rsidP="00D11392">
      <w:pPr>
        <w:spacing w:line="276" w:lineRule="auto"/>
      </w:pPr>
    </w:p>
    <w:p w14:paraId="6D9562E7" w14:textId="77777777" w:rsidR="00D11392" w:rsidRDefault="00D11392" w:rsidP="00D11392">
      <w:pPr>
        <w:spacing w:line="276" w:lineRule="auto"/>
        <w:rPr>
          <w:b/>
          <w:bCs/>
          <w:u w:val="single"/>
        </w:rPr>
      </w:pPr>
      <w:r w:rsidRPr="00A36088">
        <w:rPr>
          <w:b/>
          <w:bCs/>
          <w:u w:val="single"/>
        </w:rPr>
        <w:t>Article 6</w:t>
      </w:r>
      <w:r>
        <w:rPr>
          <w:b/>
          <w:bCs/>
          <w:u w:val="single"/>
        </w:rPr>
        <w:t xml:space="preserve"> – Non-Competition</w:t>
      </w:r>
    </w:p>
    <w:p w14:paraId="170034D4" w14:textId="77777777" w:rsidR="00D11392" w:rsidRDefault="00D11392" w:rsidP="00D11392">
      <w:pPr>
        <w:spacing w:line="276" w:lineRule="auto"/>
        <w:rPr>
          <w:b/>
          <w:bCs/>
          <w:u w:val="single"/>
        </w:rPr>
      </w:pPr>
    </w:p>
    <w:p w14:paraId="7DF754B2" w14:textId="77777777" w:rsidR="00D11392" w:rsidRDefault="00D11392" w:rsidP="00D11392">
      <w:pPr>
        <w:pStyle w:val="ListParagraph"/>
        <w:numPr>
          <w:ilvl w:val="0"/>
          <w:numId w:val="9"/>
        </w:numPr>
        <w:spacing w:line="276" w:lineRule="auto"/>
      </w:pPr>
      <w:r>
        <w:t>The Distributor undertakes not:</w:t>
      </w:r>
    </w:p>
    <w:p w14:paraId="14792CE6" w14:textId="77777777" w:rsidR="00D11392" w:rsidRDefault="00D11392" w:rsidP="00D11392">
      <w:pPr>
        <w:pStyle w:val="ListParagraph"/>
        <w:spacing w:line="276" w:lineRule="auto"/>
      </w:pPr>
    </w:p>
    <w:p w14:paraId="07BC2D54" w14:textId="77777777" w:rsidR="00D11392" w:rsidRDefault="00D11392" w:rsidP="00D11392">
      <w:pPr>
        <w:pStyle w:val="ListParagraph"/>
        <w:numPr>
          <w:ilvl w:val="1"/>
          <w:numId w:val="9"/>
        </w:numPr>
        <w:spacing w:line="276" w:lineRule="auto"/>
        <w:jc w:val="both"/>
      </w:pPr>
      <w:r>
        <w:t>To import, promote, market, sell, offer for sale, or otherwise distribute in the Territory, directly or indirectly, the Products (or any goods which compete with the Products) from any Person other than NephroCan;</w:t>
      </w:r>
    </w:p>
    <w:p w14:paraId="5923A4B7" w14:textId="77777777" w:rsidR="00D11392" w:rsidRDefault="00D11392" w:rsidP="00D11392">
      <w:pPr>
        <w:pStyle w:val="ListParagraph"/>
        <w:spacing w:line="276" w:lineRule="auto"/>
        <w:ind w:left="1440"/>
        <w:jc w:val="both"/>
      </w:pPr>
    </w:p>
    <w:p w14:paraId="4772D8F8" w14:textId="77777777" w:rsidR="00D11392" w:rsidRDefault="00D11392" w:rsidP="00D11392">
      <w:pPr>
        <w:pStyle w:val="ListParagraph"/>
        <w:numPr>
          <w:ilvl w:val="1"/>
          <w:numId w:val="9"/>
        </w:numPr>
        <w:spacing w:line="276" w:lineRule="auto"/>
        <w:jc w:val="both"/>
      </w:pPr>
      <w:r>
        <w:t>To enter into any other agreement for the manufacturing, importation, promotion, sale and marketing of Competitor Products produced by any third party in the Territory or abroad;</w:t>
      </w:r>
    </w:p>
    <w:p w14:paraId="1BFA8FCB" w14:textId="77777777" w:rsidR="00D11392" w:rsidRDefault="00D11392" w:rsidP="00D11392">
      <w:pPr>
        <w:spacing w:line="276" w:lineRule="auto"/>
      </w:pPr>
    </w:p>
    <w:p w14:paraId="766B0F39" w14:textId="77777777" w:rsidR="00D11392" w:rsidRDefault="00D11392" w:rsidP="00D11392">
      <w:pPr>
        <w:pStyle w:val="ListParagraph"/>
        <w:numPr>
          <w:ilvl w:val="1"/>
          <w:numId w:val="9"/>
        </w:numPr>
        <w:spacing w:line="276" w:lineRule="auto"/>
        <w:jc w:val="both"/>
      </w:pPr>
      <w:r>
        <w:t>To be concerned nor interested, either directly or indirectly, in the design, development, manufacturing, marketing or distribution in the Territory, of any goods which compete with the Products;</w:t>
      </w:r>
    </w:p>
    <w:p w14:paraId="0433EB8E" w14:textId="77777777" w:rsidR="00D11392" w:rsidRDefault="00D11392" w:rsidP="00D11392">
      <w:pPr>
        <w:pStyle w:val="ListParagraph"/>
        <w:spacing w:line="276" w:lineRule="auto"/>
        <w:jc w:val="both"/>
      </w:pPr>
    </w:p>
    <w:p w14:paraId="56E06526" w14:textId="77777777" w:rsidR="00D11392" w:rsidRDefault="00D11392" w:rsidP="00D11392">
      <w:pPr>
        <w:pStyle w:val="ListParagraph"/>
        <w:numPr>
          <w:ilvl w:val="0"/>
          <w:numId w:val="9"/>
        </w:numPr>
        <w:spacing w:line="276" w:lineRule="auto"/>
        <w:jc w:val="both"/>
      </w:pPr>
      <w:r>
        <w:lastRenderedPageBreak/>
        <w:t>This obligation will remain in force during the duration of this Agreement and for a further period of one (1) year after termination of this Agreement for whatever reason, in order to protect the know-how transferred by NephroCan to the Distributor.</w:t>
      </w:r>
    </w:p>
    <w:p w14:paraId="79955657" w14:textId="77777777" w:rsidR="00D11392" w:rsidRDefault="00D11392" w:rsidP="00D11392">
      <w:pPr>
        <w:spacing w:line="276" w:lineRule="auto"/>
      </w:pPr>
    </w:p>
    <w:p w14:paraId="711E4B40" w14:textId="77777777" w:rsidR="00D11392" w:rsidRPr="00C312FE" w:rsidRDefault="00D11392" w:rsidP="00D11392">
      <w:pPr>
        <w:spacing w:line="276" w:lineRule="auto"/>
        <w:rPr>
          <w:b/>
          <w:bCs/>
          <w:u w:val="single"/>
        </w:rPr>
      </w:pPr>
      <w:r w:rsidRPr="00C312FE">
        <w:rPr>
          <w:b/>
          <w:bCs/>
          <w:u w:val="single"/>
        </w:rPr>
        <w:t xml:space="preserve">Article </w:t>
      </w:r>
      <w:r>
        <w:rPr>
          <w:b/>
          <w:bCs/>
          <w:u w:val="single"/>
        </w:rPr>
        <w:t xml:space="preserve">7 </w:t>
      </w:r>
      <w:r w:rsidRPr="00C312FE">
        <w:rPr>
          <w:b/>
          <w:bCs/>
          <w:u w:val="single"/>
        </w:rPr>
        <w:t>- Termination</w:t>
      </w:r>
    </w:p>
    <w:p w14:paraId="3239DC00" w14:textId="77777777" w:rsidR="00D11392" w:rsidRDefault="00D11392" w:rsidP="00D11392">
      <w:pPr>
        <w:spacing w:line="276" w:lineRule="auto"/>
      </w:pPr>
    </w:p>
    <w:p w14:paraId="70B9A851" w14:textId="77777777" w:rsidR="00D11392" w:rsidRDefault="00D11392" w:rsidP="00D11392">
      <w:pPr>
        <w:spacing w:line="276" w:lineRule="auto"/>
      </w:pPr>
      <w:r>
        <w:t>This Agreement may be terminated according to one of the following:</w:t>
      </w:r>
    </w:p>
    <w:p w14:paraId="1D7B0DBC" w14:textId="77777777" w:rsidR="00D11392" w:rsidRDefault="00D11392" w:rsidP="00D11392">
      <w:pPr>
        <w:spacing w:line="276" w:lineRule="auto"/>
      </w:pPr>
    </w:p>
    <w:p w14:paraId="14CAA4C4" w14:textId="77777777" w:rsidR="00D11392" w:rsidRDefault="00D11392" w:rsidP="00D11392">
      <w:pPr>
        <w:pStyle w:val="ListParagraph"/>
        <w:numPr>
          <w:ilvl w:val="0"/>
          <w:numId w:val="6"/>
        </w:numPr>
        <w:spacing w:line="276" w:lineRule="auto"/>
      </w:pPr>
      <w:r>
        <w:t xml:space="preserve">Mutually agreed termination – may be entered into at any time when both parties agree, in writing, to the disassociation. </w:t>
      </w:r>
    </w:p>
    <w:p w14:paraId="3D1FA0E9" w14:textId="77777777" w:rsidR="00D11392" w:rsidRDefault="00D11392" w:rsidP="007812F2">
      <w:pPr>
        <w:spacing w:line="276" w:lineRule="auto"/>
      </w:pPr>
    </w:p>
    <w:p w14:paraId="016CDCD8" w14:textId="29422780" w:rsidR="00D11392" w:rsidRDefault="00D11392" w:rsidP="00D11392">
      <w:pPr>
        <w:pStyle w:val="ListParagraph"/>
        <w:numPr>
          <w:ilvl w:val="0"/>
          <w:numId w:val="6"/>
        </w:numPr>
        <w:spacing w:line="276" w:lineRule="auto"/>
        <w:rPr>
          <w:highlight w:val="yellow"/>
        </w:rPr>
      </w:pPr>
      <w:commentRangeStart w:id="238"/>
      <w:r w:rsidRPr="00824CB6">
        <w:rPr>
          <w:highlight w:val="yellow"/>
        </w:rPr>
        <w:t xml:space="preserve">Official written notice of termination by one Party- written notice of termination to be advanced from one Party to the other with 30 </w:t>
      </w:r>
      <w:r w:rsidR="00D7260C" w:rsidRPr="00824CB6">
        <w:rPr>
          <w:highlight w:val="yellow"/>
        </w:rPr>
        <w:t>days’ notice</w:t>
      </w:r>
      <w:r w:rsidRPr="00824CB6">
        <w:rPr>
          <w:highlight w:val="yellow"/>
        </w:rPr>
        <w:t xml:space="preserve"> of a termination </w:t>
      </w:r>
      <w:r w:rsidR="001835FA" w:rsidRPr="00824CB6">
        <w:rPr>
          <w:highlight w:val="yellow"/>
        </w:rPr>
        <w:br/>
      </w:r>
      <w:r w:rsidRPr="00824CB6">
        <w:rPr>
          <w:highlight w:val="yellow"/>
        </w:rPr>
        <w:t xml:space="preserve">date of this Agreement.  </w:t>
      </w:r>
      <w:r w:rsidRPr="00824CB6">
        <w:rPr>
          <w:highlight w:val="yellow"/>
        </w:rPr>
        <w:br/>
      </w:r>
      <w:commentRangeEnd w:id="238"/>
      <w:r w:rsidR="00621FC4" w:rsidRPr="00824CB6">
        <w:rPr>
          <w:rStyle w:val="CommentReference"/>
          <w:highlight w:val="yellow"/>
        </w:rPr>
        <w:commentReference w:id="238"/>
      </w:r>
    </w:p>
    <w:p w14:paraId="177AE96E" w14:textId="2D04DC8E" w:rsidR="007812F2" w:rsidRPr="00BF273E" w:rsidRDefault="007812F2" w:rsidP="007812F2">
      <w:pPr>
        <w:pStyle w:val="ListParagraph"/>
        <w:suppressLineNumbers/>
        <w:adjustRightInd w:val="0"/>
        <w:spacing w:line="300" w:lineRule="auto"/>
        <w:jc w:val="both"/>
        <w:outlineLvl w:val="1"/>
        <w:rPr>
          <w:color w:val="00B050"/>
          <w:u w:val="single"/>
          <w:lang w:val="en-ZA"/>
        </w:rPr>
      </w:pPr>
      <w:bookmarkStart w:id="239" w:name="_Toc307302902"/>
      <w:bookmarkStart w:id="240" w:name="_Toc306787149"/>
      <w:bookmarkStart w:id="241" w:name="_Toc306200888"/>
      <w:bookmarkStart w:id="242" w:name="_Ref54496902"/>
      <w:r w:rsidRPr="00BF273E">
        <w:rPr>
          <w:color w:val="00B050"/>
          <w:u w:val="single"/>
          <w:lang w:val="en-ZA"/>
        </w:rPr>
        <w:t xml:space="preserve">Note </w:t>
      </w:r>
      <w:r w:rsidR="00BF273E" w:rsidRPr="00BF273E">
        <w:rPr>
          <w:color w:val="00B050"/>
          <w:u w:val="single"/>
          <w:lang w:val="en-ZA"/>
        </w:rPr>
        <w:t>below is the suggested replacement of the yellow highlight clause above</w:t>
      </w:r>
    </w:p>
    <w:p w14:paraId="1B1BBAF8" w14:textId="77777777" w:rsidR="00BF273E" w:rsidRPr="00BF273E" w:rsidRDefault="00BF273E" w:rsidP="007812F2">
      <w:pPr>
        <w:pStyle w:val="ListParagraph"/>
        <w:suppressLineNumbers/>
        <w:adjustRightInd w:val="0"/>
        <w:spacing w:line="300" w:lineRule="auto"/>
        <w:jc w:val="both"/>
        <w:outlineLvl w:val="1"/>
        <w:rPr>
          <w:color w:val="00B050"/>
          <w:u w:val="single"/>
          <w:lang w:val="en-ZA"/>
        </w:rPr>
      </w:pPr>
    </w:p>
    <w:p w14:paraId="6AC54BD5" w14:textId="2DFB29AF" w:rsidR="007812F2" w:rsidRPr="007812F2" w:rsidRDefault="007812F2" w:rsidP="007812F2">
      <w:pPr>
        <w:pStyle w:val="ListParagraph"/>
        <w:suppressLineNumbers/>
        <w:adjustRightInd w:val="0"/>
        <w:spacing w:line="300" w:lineRule="auto"/>
        <w:jc w:val="both"/>
        <w:outlineLvl w:val="1"/>
        <w:rPr>
          <w:color w:val="FF0000"/>
          <w:lang w:val="en-ZA"/>
        </w:rPr>
      </w:pPr>
      <w:r w:rsidRPr="00F41060">
        <w:rPr>
          <w:color w:val="FF0000"/>
          <w:lang w:val="en-ZA"/>
        </w:rPr>
        <w:t>Should a Party breach any provision of this Agreement (“the defaulting party”) and, where the breach is capable of being remedied, fail to remedy that breach within 10 (ten) Days of receiving written notice from the other party (“the aggrieved party”) requiring it to do so, then the aggrieved party shall be entitled, without prejudice to any other rights that it may have, whether under this Agreement or in law, to cancel this Agreement without notice or to claim immediate specific performance of all of the defaulting party's obligations, whether or not due for performance, in either event without prejudice to the aggrieved party's right to claim damages.</w:t>
      </w:r>
      <w:bookmarkEnd w:id="239"/>
      <w:bookmarkEnd w:id="240"/>
      <w:bookmarkEnd w:id="241"/>
      <w:bookmarkEnd w:id="242"/>
    </w:p>
    <w:p w14:paraId="408A0A52" w14:textId="77777777" w:rsidR="007812F2" w:rsidRPr="007812F2" w:rsidRDefault="007812F2" w:rsidP="007812F2">
      <w:pPr>
        <w:spacing w:line="276" w:lineRule="auto"/>
        <w:rPr>
          <w:highlight w:val="yellow"/>
          <w:lang w:val="en-ZA"/>
        </w:rPr>
      </w:pPr>
    </w:p>
    <w:p w14:paraId="486107E9" w14:textId="77777777" w:rsidR="00D11392" w:rsidRPr="00DE347A" w:rsidRDefault="00D11392" w:rsidP="00D11392">
      <w:pPr>
        <w:pStyle w:val="ListParagraph"/>
        <w:numPr>
          <w:ilvl w:val="0"/>
          <w:numId w:val="6"/>
        </w:numPr>
        <w:spacing w:line="276" w:lineRule="auto"/>
        <w:jc w:val="both"/>
      </w:pPr>
      <w:r w:rsidRPr="00F33752">
        <w:t xml:space="preserve">NephroCan is entitled to terminate the Agreement if the </w:t>
      </w:r>
      <w:r w:rsidRPr="00DE347A">
        <w:t>Distributor fails to order 40%</w:t>
      </w:r>
      <w:r w:rsidRPr="00F33752">
        <w:t xml:space="preserve"> of the annual quantity in the first </w:t>
      </w:r>
      <w:r w:rsidRPr="00DE347A">
        <w:t>6 months</w:t>
      </w:r>
      <w:r w:rsidRPr="00F33752">
        <w:t xml:space="preserve"> from the date of signin</w:t>
      </w:r>
      <w:r w:rsidRPr="00DE347A">
        <w:t xml:space="preserve">g this Agreement. </w:t>
      </w:r>
    </w:p>
    <w:p w14:paraId="4D794D63" w14:textId="77777777" w:rsidR="00D11392" w:rsidRDefault="00D11392" w:rsidP="00D11392">
      <w:pPr>
        <w:pStyle w:val="ListParagraph"/>
        <w:spacing w:line="276" w:lineRule="auto"/>
        <w:jc w:val="both"/>
      </w:pPr>
    </w:p>
    <w:p w14:paraId="419AA8CE" w14:textId="77777777" w:rsidR="00D11392" w:rsidRPr="00DE347A" w:rsidRDefault="00D11392" w:rsidP="00D11392">
      <w:pPr>
        <w:pStyle w:val="ListParagraph"/>
        <w:numPr>
          <w:ilvl w:val="0"/>
          <w:numId w:val="6"/>
        </w:numPr>
        <w:spacing w:line="276" w:lineRule="auto"/>
        <w:jc w:val="both"/>
      </w:pPr>
      <w:r w:rsidRPr="00F33752">
        <w:t xml:space="preserve">NephroCan reserves the right to terminate the Agreement if the </w:t>
      </w:r>
      <w:r w:rsidRPr="00DE347A">
        <w:t>Distributor fails to buy 70%</w:t>
      </w:r>
      <w:r w:rsidRPr="00F33752">
        <w:t xml:space="preserve"> of the annual quantity for the first year</w:t>
      </w:r>
      <w:r w:rsidRPr="00DE347A">
        <w:t>, 80%</w:t>
      </w:r>
      <w:r w:rsidRPr="00F33752">
        <w:t xml:space="preserve"> of the annual quantity for the second year, and </w:t>
      </w:r>
      <w:r w:rsidRPr="00DE347A">
        <w:t>90%</w:t>
      </w:r>
      <w:r w:rsidRPr="00F33752">
        <w:t xml:space="preserve"> of the annual quantity for the remaining years of the Agreement. </w:t>
      </w:r>
    </w:p>
    <w:p w14:paraId="654AB881" w14:textId="77777777" w:rsidR="00D11392" w:rsidRDefault="00D11392" w:rsidP="00D11392">
      <w:pPr>
        <w:pStyle w:val="ListParagraph"/>
        <w:spacing w:line="276" w:lineRule="auto"/>
        <w:jc w:val="both"/>
      </w:pPr>
    </w:p>
    <w:p w14:paraId="3A4300E1" w14:textId="1581AE65" w:rsidR="00D11392" w:rsidRDefault="00D11392" w:rsidP="00730F55">
      <w:pPr>
        <w:pStyle w:val="ListParagraph"/>
        <w:numPr>
          <w:ilvl w:val="0"/>
          <w:numId w:val="6"/>
        </w:numPr>
        <w:spacing w:line="276" w:lineRule="auto"/>
        <w:jc w:val="both"/>
      </w:pPr>
      <w:r>
        <w:t xml:space="preserve">The Distributor reserves the right to terminate the Agreement if NephroCan violates the Quality clauses in this Agreement in any way; and if this can be scientifically proven by an independent third party with appropriate technical know-how. </w:t>
      </w:r>
    </w:p>
    <w:p w14:paraId="378583B7" w14:textId="77777777" w:rsidR="00D11392" w:rsidRDefault="00D11392" w:rsidP="00D11392">
      <w:pPr>
        <w:spacing w:line="276" w:lineRule="auto"/>
        <w:rPr>
          <w:b/>
          <w:bCs/>
          <w:u w:val="single"/>
        </w:rPr>
      </w:pPr>
      <w:r w:rsidRPr="00C312FE">
        <w:rPr>
          <w:b/>
          <w:bCs/>
          <w:u w:val="single"/>
        </w:rPr>
        <w:lastRenderedPageBreak/>
        <w:t xml:space="preserve">Article </w:t>
      </w:r>
      <w:r>
        <w:rPr>
          <w:b/>
          <w:bCs/>
          <w:u w:val="single"/>
        </w:rPr>
        <w:t>8</w:t>
      </w:r>
      <w:r w:rsidRPr="00C312FE">
        <w:rPr>
          <w:b/>
          <w:bCs/>
          <w:u w:val="single"/>
        </w:rPr>
        <w:t xml:space="preserve"> – Waiver </w:t>
      </w:r>
    </w:p>
    <w:p w14:paraId="181AE45E" w14:textId="77777777" w:rsidR="00D11392" w:rsidRDefault="00D11392" w:rsidP="00D11392">
      <w:pPr>
        <w:spacing w:line="276" w:lineRule="auto"/>
        <w:rPr>
          <w:b/>
          <w:bCs/>
          <w:u w:val="single"/>
        </w:rPr>
      </w:pPr>
    </w:p>
    <w:p w14:paraId="5AB7984E" w14:textId="4FB9D2AD" w:rsidR="00D11392" w:rsidRDefault="00D11392" w:rsidP="004928F9">
      <w:pPr>
        <w:pStyle w:val="NoSpacing"/>
        <w:numPr>
          <w:ilvl w:val="0"/>
          <w:numId w:val="21"/>
        </w:numPr>
      </w:pPr>
      <w:r>
        <w:t>The failure of either party to enforce at any time any of the provisions of this</w:t>
      </w:r>
      <w:r w:rsidR="00B155AC">
        <w:t xml:space="preserve"> </w:t>
      </w:r>
      <w:r>
        <w:t xml:space="preserve">Agreement, shall in no way be construed to be a waiver of such provisions, nor in any way affect the validity of this Agreement or any part thereof, or the right to enforce each and every such provision. </w:t>
      </w:r>
      <w:r>
        <w:br/>
      </w:r>
    </w:p>
    <w:p w14:paraId="505ABDFA" w14:textId="2CB05CB5" w:rsidR="00D11392" w:rsidRPr="00C312FE" w:rsidRDefault="00D11392" w:rsidP="004928F9">
      <w:pPr>
        <w:pStyle w:val="ListParagraph"/>
        <w:numPr>
          <w:ilvl w:val="0"/>
          <w:numId w:val="21"/>
        </w:numPr>
        <w:spacing w:line="276" w:lineRule="auto"/>
        <w:jc w:val="both"/>
      </w:pPr>
      <w:r>
        <w:t xml:space="preserve">An express waiver by each of the parties of any provision, condition or requirement of this Agreement shall not construed as a waiver of any future obligation to comply with such provisions, condition or requirement. </w:t>
      </w:r>
    </w:p>
    <w:p w14:paraId="44371143" w14:textId="77777777" w:rsidR="00D11392" w:rsidRDefault="00D11392" w:rsidP="00D11392">
      <w:pPr>
        <w:spacing w:line="276" w:lineRule="auto"/>
      </w:pPr>
    </w:p>
    <w:p w14:paraId="0F9E1155" w14:textId="77777777" w:rsidR="00D11392" w:rsidRPr="00B173D6" w:rsidRDefault="00D11392" w:rsidP="00D11392">
      <w:pPr>
        <w:spacing w:line="276" w:lineRule="auto"/>
        <w:rPr>
          <w:b/>
          <w:bCs/>
          <w:u w:val="single"/>
        </w:rPr>
      </w:pPr>
      <w:r w:rsidRPr="00B173D6">
        <w:rPr>
          <w:b/>
          <w:bCs/>
          <w:u w:val="single"/>
        </w:rPr>
        <w:t xml:space="preserve">Article </w:t>
      </w:r>
      <w:r>
        <w:rPr>
          <w:b/>
          <w:bCs/>
          <w:u w:val="single"/>
        </w:rPr>
        <w:t xml:space="preserve">9 </w:t>
      </w:r>
      <w:r w:rsidRPr="00B173D6">
        <w:rPr>
          <w:b/>
          <w:bCs/>
          <w:u w:val="single"/>
        </w:rPr>
        <w:t>- Force Majeure</w:t>
      </w:r>
    </w:p>
    <w:p w14:paraId="3E0BA320" w14:textId="77777777" w:rsidR="00D11392" w:rsidRDefault="00D11392" w:rsidP="00D11392">
      <w:pPr>
        <w:spacing w:line="276" w:lineRule="auto"/>
      </w:pPr>
    </w:p>
    <w:p w14:paraId="5F7DD3C5" w14:textId="5AE5B627" w:rsidR="00D11392" w:rsidRDefault="00D11392" w:rsidP="00D11392">
      <w:pPr>
        <w:spacing w:line="276" w:lineRule="auto"/>
        <w:jc w:val="both"/>
      </w:pPr>
      <w:r>
        <w:t xml:space="preserve">Neither party shall be liable to the other party on account of any loss, damage or delay occasioned or caused by non-performance of any obligation under this Agreement due to reasons attributed to acts of God, </w:t>
      </w:r>
      <w:r w:rsidR="00B155AC">
        <w:t>cyber-attacks</w:t>
      </w:r>
      <w:r>
        <w:t xml:space="preserve">, war, political and civil unrest, or other causes beyond the control of the party. Each party </w:t>
      </w:r>
      <w:r w:rsidR="00B155AC">
        <w:t>shall,</w:t>
      </w:r>
      <w:r>
        <w:t xml:space="preserve"> without delay, on the first clear notice of force majeure inform each other of the force majeure circumstances and discuss remedial measures. If force majeure conditions continue to affect a party beyond a period </w:t>
      </w:r>
      <w:r w:rsidRPr="00981815">
        <w:t xml:space="preserve">of </w:t>
      </w:r>
      <w:r w:rsidRPr="00DE347A">
        <w:t>3 months,</w:t>
      </w:r>
      <w:r>
        <w:t xml:space="preserve"> the other party shall have a right to terminate this agreement. </w:t>
      </w:r>
    </w:p>
    <w:p w14:paraId="134B85FE" w14:textId="77777777" w:rsidR="00D11392" w:rsidRDefault="00D11392" w:rsidP="00D11392">
      <w:pPr>
        <w:spacing w:line="276" w:lineRule="auto"/>
      </w:pPr>
    </w:p>
    <w:p w14:paraId="53602A7A" w14:textId="77777777" w:rsidR="00D11392" w:rsidRPr="00E62888" w:rsidRDefault="00D11392" w:rsidP="00D11392">
      <w:pPr>
        <w:spacing w:line="276" w:lineRule="auto"/>
        <w:rPr>
          <w:b/>
          <w:bCs/>
          <w:u w:val="single"/>
        </w:rPr>
      </w:pPr>
      <w:r w:rsidRPr="00E62888">
        <w:rPr>
          <w:b/>
          <w:bCs/>
          <w:u w:val="single"/>
        </w:rPr>
        <w:t xml:space="preserve">Article </w:t>
      </w:r>
      <w:r>
        <w:rPr>
          <w:b/>
          <w:bCs/>
          <w:u w:val="single"/>
        </w:rPr>
        <w:t xml:space="preserve">10 </w:t>
      </w:r>
      <w:r w:rsidRPr="00E62888">
        <w:rPr>
          <w:b/>
          <w:bCs/>
          <w:u w:val="single"/>
        </w:rPr>
        <w:t xml:space="preserve">- Miscellaneous </w:t>
      </w:r>
    </w:p>
    <w:p w14:paraId="2B4A75EB" w14:textId="77777777" w:rsidR="00D11392" w:rsidRDefault="00D11392" w:rsidP="00D11392">
      <w:pPr>
        <w:spacing w:line="276" w:lineRule="auto"/>
      </w:pPr>
    </w:p>
    <w:p w14:paraId="629A8BEA" w14:textId="77777777" w:rsidR="00D11392" w:rsidRDefault="00D11392" w:rsidP="00D11392">
      <w:pPr>
        <w:pStyle w:val="ListParagraph"/>
        <w:numPr>
          <w:ilvl w:val="0"/>
          <w:numId w:val="8"/>
        </w:numPr>
        <w:spacing w:line="276" w:lineRule="auto"/>
        <w:jc w:val="both"/>
      </w:pPr>
      <w:r w:rsidRPr="00864470">
        <w:t xml:space="preserve">All intellectual and industrial property rights relating to the Products all names, Trademarks, copyrights, patents, trade secrets, know-how and other intellectual and industrial property rights are and shall remain the property of </w:t>
      </w:r>
      <w:r>
        <w:t>NephroCan</w:t>
      </w:r>
      <w:r w:rsidRPr="00864470">
        <w:t xml:space="preserve">, and nothing in this Agreement shall be deemed to grant to </w:t>
      </w:r>
      <w:r>
        <w:t xml:space="preserve">the </w:t>
      </w:r>
      <w:r w:rsidRPr="00864470">
        <w:t xml:space="preserve">Distributor a license or other right to use </w:t>
      </w:r>
      <w:r>
        <w:t>NephroCan’s</w:t>
      </w:r>
      <w:r w:rsidRPr="00864470">
        <w:t xml:space="preserve"> intellectual and industrial property</w:t>
      </w:r>
      <w:r>
        <w:t>.</w:t>
      </w:r>
    </w:p>
    <w:p w14:paraId="5DF67E27" w14:textId="77777777" w:rsidR="00D11392" w:rsidRDefault="00D11392" w:rsidP="00D11392">
      <w:pPr>
        <w:pStyle w:val="ListParagraph"/>
        <w:spacing w:line="276" w:lineRule="auto"/>
      </w:pPr>
    </w:p>
    <w:p w14:paraId="54527875" w14:textId="77777777" w:rsidR="00D11392" w:rsidRDefault="00D11392" w:rsidP="00D11392">
      <w:pPr>
        <w:pStyle w:val="ListParagraph"/>
        <w:numPr>
          <w:ilvl w:val="0"/>
          <w:numId w:val="8"/>
        </w:numPr>
        <w:spacing w:line="276" w:lineRule="auto"/>
        <w:jc w:val="both"/>
      </w:pPr>
      <w:r w:rsidRPr="00B36CEB">
        <w:t xml:space="preserve">The Distributor shall promptly and fully notify </w:t>
      </w:r>
      <w:r>
        <w:t>NephroCan</w:t>
      </w:r>
      <w:r w:rsidRPr="00B36CEB">
        <w:t xml:space="preserve"> of any actual, threatened or suspected infringement in the Territory by a Third Party of any rights relating to </w:t>
      </w:r>
      <w:r>
        <w:t>NephroCan</w:t>
      </w:r>
      <w:r w:rsidRPr="00B36CEB">
        <w:t xml:space="preserve"> relevant intellectual and industrial property. </w:t>
      </w:r>
    </w:p>
    <w:p w14:paraId="7AE3F59F" w14:textId="77777777" w:rsidR="00D11392" w:rsidRDefault="00D11392" w:rsidP="00D11392">
      <w:pPr>
        <w:spacing w:line="276" w:lineRule="auto"/>
      </w:pPr>
    </w:p>
    <w:p w14:paraId="1652BBCA" w14:textId="77777777" w:rsidR="00D11392" w:rsidRDefault="00D11392" w:rsidP="00D11392">
      <w:pPr>
        <w:pStyle w:val="ListParagraph"/>
        <w:numPr>
          <w:ilvl w:val="0"/>
          <w:numId w:val="8"/>
        </w:numPr>
        <w:spacing w:line="276" w:lineRule="auto"/>
      </w:pPr>
      <w:r>
        <w:t xml:space="preserve">During the validity of this Agreement, neither party shall be allowed to assign any of its rights or delegate its obligations to a third party, unless written and prior to consent from either party has been granted. </w:t>
      </w:r>
      <w:r>
        <w:br/>
      </w:r>
    </w:p>
    <w:p w14:paraId="7EFB04ED" w14:textId="77777777" w:rsidR="00D11392" w:rsidRPr="0048749C" w:rsidRDefault="00D11392" w:rsidP="00D11392">
      <w:pPr>
        <w:pStyle w:val="ListParagraph"/>
        <w:numPr>
          <w:ilvl w:val="0"/>
          <w:numId w:val="8"/>
        </w:numPr>
        <w:spacing w:line="276" w:lineRule="auto"/>
        <w:jc w:val="both"/>
      </w:pPr>
      <w:r w:rsidRPr="0048749C">
        <w:t xml:space="preserve">Complaints from the Distributor regarding the quality of the Product delivered shall be passed on to NephroCan </w:t>
      </w:r>
      <w:r>
        <w:t xml:space="preserve">immediately </w:t>
      </w:r>
      <w:r w:rsidRPr="0048749C">
        <w:t xml:space="preserve">after </w:t>
      </w:r>
      <w:r>
        <w:t xml:space="preserve">becoming aware of any defect </w:t>
      </w:r>
      <w:r w:rsidRPr="0048749C">
        <w:t xml:space="preserve">of the Product. If the claim regarding quality is justified, NephroCan shall replace the Product or take the Product back and reimburse the purchase price in any form, </w:t>
      </w:r>
      <w:r w:rsidRPr="0048749C">
        <w:lastRenderedPageBreak/>
        <w:t xml:space="preserve">such as a credit note. A different Agreement in this case agreed by both parties is also welcome. </w:t>
      </w:r>
    </w:p>
    <w:p w14:paraId="7EF90269" w14:textId="77777777" w:rsidR="00D11392" w:rsidRDefault="00D11392" w:rsidP="00D11392">
      <w:pPr>
        <w:pStyle w:val="ListParagraph"/>
        <w:spacing w:line="276" w:lineRule="auto"/>
        <w:jc w:val="both"/>
      </w:pPr>
    </w:p>
    <w:p w14:paraId="31DE8256" w14:textId="4815AE7F" w:rsidR="00D11392" w:rsidRDefault="00D11392" w:rsidP="00D11392">
      <w:pPr>
        <w:pStyle w:val="ListParagraph"/>
        <w:numPr>
          <w:ilvl w:val="0"/>
          <w:numId w:val="8"/>
        </w:numPr>
        <w:spacing w:line="276" w:lineRule="auto"/>
        <w:jc w:val="both"/>
      </w:pPr>
      <w:r>
        <w:t xml:space="preserve">The Distributor will cooperate with NephroCan to collect and disclose Product evaluation and Product feedback regarding performance of the Products to assist NephroCan with post market surveillance. The Distributor will </w:t>
      </w:r>
      <w:r w:rsidR="007A7460">
        <w:t>provide</w:t>
      </w:r>
      <w:r>
        <w:t xml:space="preserve"> its customers </w:t>
      </w:r>
      <w:r w:rsidR="00ED3364">
        <w:rPr>
          <w:color w:val="FF0000"/>
        </w:rPr>
        <w:t xml:space="preserve">with </w:t>
      </w:r>
      <w:r>
        <w:t xml:space="preserve">Customer Satisfaction Forms for the Products prepared by NephroCan. The Distributor will disclose to NephroCan Customer Satisfaction Forms within 14 days after the receipt of a completed Customer Satisfaction Form from the customer.   </w:t>
      </w:r>
    </w:p>
    <w:p w14:paraId="403AF163" w14:textId="77777777" w:rsidR="00D11392" w:rsidRDefault="00D11392" w:rsidP="00D11392">
      <w:pPr>
        <w:pStyle w:val="ListParagraph"/>
        <w:spacing w:line="276" w:lineRule="auto"/>
        <w:jc w:val="both"/>
      </w:pPr>
    </w:p>
    <w:p w14:paraId="304B3C21" w14:textId="31489BFB" w:rsidR="00D11392" w:rsidRDefault="00D11392" w:rsidP="00D11392">
      <w:pPr>
        <w:pStyle w:val="ListParagraph"/>
        <w:numPr>
          <w:ilvl w:val="0"/>
          <w:numId w:val="8"/>
        </w:numPr>
        <w:spacing w:line="276" w:lineRule="auto"/>
        <w:jc w:val="both"/>
      </w:pPr>
      <w:r>
        <w:t xml:space="preserve">The Distributor will be responsible for any and all claims of </w:t>
      </w:r>
      <w:r w:rsidR="003C17F9">
        <w:rPr>
          <w:color w:val="FF0000"/>
        </w:rPr>
        <w:t xml:space="preserve">a </w:t>
      </w:r>
      <w:r>
        <w:t xml:space="preserve">third party arising out of this Agreement or the distribution or sale of the Product with the exception of those arising from improper manufacturing process that leads to poor quality and/or performance of the Products. </w:t>
      </w:r>
    </w:p>
    <w:p w14:paraId="514E9DAC" w14:textId="77777777" w:rsidR="00D11392" w:rsidRDefault="00D11392" w:rsidP="00D11392">
      <w:pPr>
        <w:pStyle w:val="ListParagraph"/>
        <w:spacing w:line="276" w:lineRule="auto"/>
      </w:pPr>
    </w:p>
    <w:p w14:paraId="5003A799" w14:textId="77777777" w:rsidR="00D11392" w:rsidRDefault="00D11392" w:rsidP="00D11392">
      <w:pPr>
        <w:pStyle w:val="ListParagraph"/>
        <w:numPr>
          <w:ilvl w:val="0"/>
          <w:numId w:val="8"/>
        </w:numPr>
        <w:spacing w:line="276" w:lineRule="auto"/>
        <w:jc w:val="both"/>
      </w:pPr>
      <w:r>
        <w:t xml:space="preserve">The </w:t>
      </w:r>
      <w:r w:rsidRPr="00CF064F">
        <w:t>Part</w:t>
      </w:r>
      <w:r>
        <w:t>ies</w:t>
      </w:r>
      <w:r w:rsidRPr="00CF064F">
        <w:t xml:space="preserve"> shall not be liable and responsible for any indirect or consequential loss or damage howsoever caused, arising out of or as a result of this Agreement, including (without limitation) breach of contract, negligence or tort or breach of any statutory duty.</w:t>
      </w:r>
    </w:p>
    <w:p w14:paraId="374189CD" w14:textId="77777777" w:rsidR="00D11392" w:rsidRDefault="00D11392" w:rsidP="00D11392">
      <w:pPr>
        <w:pStyle w:val="ListParagraph"/>
        <w:jc w:val="both"/>
      </w:pPr>
    </w:p>
    <w:p w14:paraId="74CB4771" w14:textId="3AD2DC76" w:rsidR="00730F55" w:rsidRDefault="00D11392" w:rsidP="00730F55">
      <w:pPr>
        <w:pStyle w:val="ListParagraph"/>
        <w:numPr>
          <w:ilvl w:val="0"/>
          <w:numId w:val="8"/>
        </w:numPr>
        <w:spacing w:line="276" w:lineRule="auto"/>
        <w:jc w:val="both"/>
      </w:pPr>
      <w:r>
        <w:t xml:space="preserve">In the event of a dispute arising between the Parties as a result of this Agreement, the Parties agree to attend mediation as an initial out of court resolution process. In the event that the dispute was not resolved at mediation, the Parties agree to proceed to arbitration, where the agreed upon arbitrator shall issue a final decision. </w:t>
      </w:r>
    </w:p>
    <w:p w14:paraId="6A162D8E" w14:textId="77777777" w:rsidR="00D11392" w:rsidRDefault="00D11392" w:rsidP="00D11392">
      <w:pPr>
        <w:spacing w:line="276" w:lineRule="auto"/>
      </w:pPr>
    </w:p>
    <w:p w14:paraId="6FDE96F8" w14:textId="77777777" w:rsidR="00D11392" w:rsidRPr="00C31C8A" w:rsidRDefault="00D11392" w:rsidP="00D11392">
      <w:pPr>
        <w:spacing w:line="276" w:lineRule="auto"/>
        <w:rPr>
          <w:b/>
          <w:bCs/>
          <w:u w:val="single"/>
        </w:rPr>
      </w:pPr>
      <w:r w:rsidRPr="00715CBF">
        <w:rPr>
          <w:b/>
          <w:bCs/>
          <w:u w:val="single"/>
        </w:rPr>
        <w:t>Article 11 - Jurisdiction</w:t>
      </w:r>
      <w:r w:rsidRPr="00C31C8A">
        <w:rPr>
          <w:b/>
          <w:bCs/>
          <w:u w:val="single"/>
        </w:rPr>
        <w:t xml:space="preserve"> </w:t>
      </w:r>
    </w:p>
    <w:p w14:paraId="4952A7FF" w14:textId="77777777" w:rsidR="00D11392" w:rsidRDefault="00D11392" w:rsidP="00D11392">
      <w:pPr>
        <w:spacing w:line="276" w:lineRule="auto"/>
      </w:pPr>
    </w:p>
    <w:p w14:paraId="0303BDE1" w14:textId="77777777" w:rsidR="00D11392" w:rsidRDefault="00D11392" w:rsidP="00D11392">
      <w:pPr>
        <w:spacing w:line="276" w:lineRule="auto"/>
      </w:pPr>
      <w:r>
        <w:t xml:space="preserve">This Agreement shall be governed and construed according to laws of British Columbia and Canada and Canadian courts shall have the sole jurisdiction. </w:t>
      </w:r>
    </w:p>
    <w:p w14:paraId="419804DB" w14:textId="77777777" w:rsidR="00D11392" w:rsidRDefault="00D11392" w:rsidP="00D11392">
      <w:pPr>
        <w:spacing w:line="276" w:lineRule="auto"/>
      </w:pPr>
    </w:p>
    <w:p w14:paraId="7FFF0E2A" w14:textId="77777777" w:rsidR="00D11392" w:rsidRDefault="00D11392" w:rsidP="00D11392">
      <w:pPr>
        <w:spacing w:line="276" w:lineRule="auto"/>
        <w:rPr>
          <w:b/>
          <w:bCs/>
          <w:u w:val="single"/>
        </w:rPr>
      </w:pPr>
      <w:r w:rsidRPr="00C31C8A">
        <w:rPr>
          <w:b/>
          <w:bCs/>
          <w:u w:val="single"/>
        </w:rPr>
        <w:t>Article 1</w:t>
      </w:r>
      <w:r>
        <w:rPr>
          <w:b/>
          <w:bCs/>
          <w:u w:val="single"/>
        </w:rPr>
        <w:t>2 –</w:t>
      </w:r>
      <w:r w:rsidRPr="00C31C8A">
        <w:rPr>
          <w:b/>
          <w:bCs/>
          <w:u w:val="single"/>
        </w:rPr>
        <w:t xml:space="preserve"> </w:t>
      </w:r>
      <w:r>
        <w:rPr>
          <w:b/>
          <w:bCs/>
          <w:u w:val="single"/>
        </w:rPr>
        <w:t>Confidentiality</w:t>
      </w:r>
    </w:p>
    <w:p w14:paraId="76CF5279" w14:textId="77777777" w:rsidR="00D11392" w:rsidRDefault="00D11392" w:rsidP="00D11392">
      <w:pPr>
        <w:spacing w:line="276" w:lineRule="auto"/>
        <w:rPr>
          <w:b/>
          <w:bCs/>
          <w:u w:val="single"/>
        </w:rPr>
      </w:pPr>
    </w:p>
    <w:p w14:paraId="0A9BD77C" w14:textId="77777777" w:rsidR="00D11392" w:rsidRPr="007F5940" w:rsidRDefault="00D11392" w:rsidP="00D11392">
      <w:pPr>
        <w:pStyle w:val="ListParagraph"/>
        <w:numPr>
          <w:ilvl w:val="0"/>
          <w:numId w:val="10"/>
        </w:numPr>
        <w:spacing w:line="276" w:lineRule="auto"/>
        <w:jc w:val="both"/>
        <w:rPr>
          <w:b/>
          <w:bCs/>
          <w:u w:val="single"/>
        </w:rPr>
      </w:pPr>
      <w:r>
        <w:t xml:space="preserve">The exchange of </w:t>
      </w:r>
      <w:r w:rsidRPr="00BE2FE5">
        <w:t>Restricted Information</w:t>
      </w:r>
      <w:r>
        <w:t xml:space="preserve"> and of data concerning the Parties and the business is considered strictly confidential. </w:t>
      </w:r>
    </w:p>
    <w:p w14:paraId="17A65657" w14:textId="77777777" w:rsidR="00D11392" w:rsidRPr="007F5940" w:rsidRDefault="00D11392" w:rsidP="00D11392">
      <w:pPr>
        <w:pStyle w:val="ListParagraph"/>
        <w:spacing w:line="276" w:lineRule="auto"/>
        <w:jc w:val="both"/>
        <w:rPr>
          <w:b/>
          <w:bCs/>
          <w:u w:val="single"/>
        </w:rPr>
      </w:pPr>
    </w:p>
    <w:p w14:paraId="634AF41C" w14:textId="77777777" w:rsidR="00D11392" w:rsidRPr="005272BF" w:rsidRDefault="00D11392" w:rsidP="00D11392">
      <w:pPr>
        <w:pStyle w:val="ListParagraph"/>
        <w:numPr>
          <w:ilvl w:val="0"/>
          <w:numId w:val="10"/>
        </w:numPr>
        <w:spacing w:line="276" w:lineRule="auto"/>
        <w:jc w:val="both"/>
        <w:rPr>
          <w:b/>
          <w:bCs/>
          <w:u w:val="single"/>
        </w:rPr>
      </w:pPr>
      <w:r>
        <w:t>Each of the Parties shall at all times during the continuance of this Agreement after its termination:</w:t>
      </w:r>
    </w:p>
    <w:p w14:paraId="4D83D254" w14:textId="77777777" w:rsidR="00D11392" w:rsidRDefault="00D11392" w:rsidP="00D11392">
      <w:pPr>
        <w:pStyle w:val="ListParagraph"/>
        <w:jc w:val="both"/>
      </w:pPr>
    </w:p>
    <w:p w14:paraId="5528B988" w14:textId="7BF733BE" w:rsidR="00D11392" w:rsidRPr="00082267" w:rsidRDefault="00D11392" w:rsidP="00D11392">
      <w:pPr>
        <w:pStyle w:val="ListParagraph"/>
        <w:numPr>
          <w:ilvl w:val="2"/>
          <w:numId w:val="10"/>
        </w:numPr>
        <w:spacing w:line="276" w:lineRule="auto"/>
        <w:ind w:left="1276" w:firstLine="0"/>
        <w:jc w:val="both"/>
        <w:rPr>
          <w:b/>
          <w:bCs/>
          <w:u w:val="single"/>
        </w:rPr>
      </w:pPr>
      <w:r>
        <w:t xml:space="preserve"> </w:t>
      </w:r>
      <w:r>
        <w:tab/>
        <w:t xml:space="preserve">use its best endeavors to keep all Restricted Information confidential and </w:t>
      </w:r>
      <w:r w:rsidR="0038146A">
        <w:t xml:space="preserve">  </w:t>
      </w:r>
      <w:r>
        <w:t xml:space="preserve">accordingly not disclose any Restricted Information to any other </w:t>
      </w:r>
      <w:r w:rsidRPr="00BE2FE5">
        <w:t>Person</w:t>
      </w:r>
      <w:r>
        <w:t xml:space="preserve">; and </w:t>
      </w:r>
    </w:p>
    <w:p w14:paraId="16626828" w14:textId="77777777" w:rsidR="00D11392" w:rsidRPr="005272BF" w:rsidRDefault="00D11392" w:rsidP="00D11392">
      <w:pPr>
        <w:pStyle w:val="ListParagraph"/>
        <w:numPr>
          <w:ilvl w:val="2"/>
          <w:numId w:val="10"/>
        </w:numPr>
        <w:spacing w:line="276" w:lineRule="auto"/>
        <w:ind w:left="1134" w:firstLine="142"/>
        <w:jc w:val="both"/>
        <w:rPr>
          <w:b/>
          <w:bCs/>
          <w:u w:val="single"/>
        </w:rPr>
      </w:pPr>
      <w:r>
        <w:lastRenderedPageBreak/>
        <w:t xml:space="preserve">not use, either in whole or party, any Restricted Information for purposes different from the present contract. </w:t>
      </w:r>
    </w:p>
    <w:p w14:paraId="58428086" w14:textId="77777777" w:rsidR="00D11392" w:rsidRPr="005272BF" w:rsidRDefault="00D11392" w:rsidP="00D11392">
      <w:pPr>
        <w:pStyle w:val="ListParagraph"/>
        <w:jc w:val="both"/>
      </w:pPr>
    </w:p>
    <w:p w14:paraId="0A498527" w14:textId="77777777" w:rsidR="00D11392" w:rsidRDefault="00D11392" w:rsidP="00D11392">
      <w:pPr>
        <w:pStyle w:val="ListParagraph"/>
        <w:numPr>
          <w:ilvl w:val="0"/>
          <w:numId w:val="10"/>
        </w:numPr>
        <w:spacing w:line="276" w:lineRule="auto"/>
        <w:jc w:val="both"/>
      </w:pPr>
      <w:r w:rsidRPr="005272BF">
        <w:t>Restricted Information may only be disclosed by one of the Parties to:</w:t>
      </w:r>
    </w:p>
    <w:p w14:paraId="4B7878C4" w14:textId="45C17FAE" w:rsidR="00745742" w:rsidRDefault="00D11392" w:rsidP="0038146A">
      <w:pPr>
        <w:pStyle w:val="ListParagraph"/>
        <w:numPr>
          <w:ilvl w:val="2"/>
          <w:numId w:val="10"/>
        </w:numPr>
        <w:spacing w:line="276" w:lineRule="auto"/>
        <w:jc w:val="both"/>
      </w:pPr>
      <w:r>
        <w:t>Any customers or perspective customers;</w:t>
      </w:r>
      <w:r w:rsidRPr="005272BF">
        <w:t xml:space="preserve"> </w:t>
      </w:r>
    </w:p>
    <w:p w14:paraId="1F99E970" w14:textId="5345ECE6" w:rsidR="00D11392" w:rsidRDefault="00D11392" w:rsidP="00D11392">
      <w:pPr>
        <w:pStyle w:val="ListParagraph"/>
        <w:numPr>
          <w:ilvl w:val="2"/>
          <w:numId w:val="10"/>
        </w:numPr>
        <w:spacing w:line="276" w:lineRule="auto"/>
      </w:pPr>
      <w:r>
        <w:t xml:space="preserve">Any governmental or other authority or regulatory body; or </w:t>
      </w:r>
    </w:p>
    <w:p w14:paraId="25E2589D" w14:textId="75D1B14C" w:rsidR="00745742" w:rsidRDefault="00D11392" w:rsidP="0038146A">
      <w:pPr>
        <w:pStyle w:val="ListParagraph"/>
        <w:numPr>
          <w:ilvl w:val="2"/>
          <w:numId w:val="10"/>
        </w:numPr>
        <w:spacing w:line="276" w:lineRule="auto"/>
      </w:pPr>
      <w:r>
        <w:t xml:space="preserve">Any employees of such Party or of any of the aforementioned persons, to such extent only as is necessary for the purposes contemplated by this Agreement. </w:t>
      </w:r>
    </w:p>
    <w:p w14:paraId="705E91E1" w14:textId="77777777" w:rsidR="00D11392" w:rsidRDefault="00D11392" w:rsidP="000E2700">
      <w:pPr>
        <w:pStyle w:val="ListParagraph"/>
        <w:numPr>
          <w:ilvl w:val="2"/>
          <w:numId w:val="10"/>
        </w:numPr>
        <w:spacing w:line="276" w:lineRule="auto"/>
      </w:pPr>
      <w:r w:rsidRPr="00836863">
        <w:t>The following information is Restricted Information:</w:t>
      </w:r>
      <w:r>
        <w:t xml:space="preserve"> </w:t>
      </w:r>
    </w:p>
    <w:p w14:paraId="770F4817" w14:textId="77777777" w:rsidR="00D11392" w:rsidRDefault="00D11392" w:rsidP="00D11392">
      <w:pPr>
        <w:pStyle w:val="ListParagraph"/>
        <w:numPr>
          <w:ilvl w:val="2"/>
          <w:numId w:val="10"/>
        </w:numPr>
        <w:spacing w:line="276" w:lineRule="auto"/>
        <w:jc w:val="both"/>
      </w:pPr>
      <w:r>
        <w:t>Marketing plans, development plans of affair, sales reports and market surveys;</w:t>
      </w:r>
    </w:p>
    <w:p w14:paraId="204D952A" w14:textId="77777777" w:rsidR="00D11392" w:rsidRDefault="00D11392" w:rsidP="00D11392">
      <w:pPr>
        <w:pStyle w:val="ListParagraph"/>
        <w:numPr>
          <w:ilvl w:val="2"/>
          <w:numId w:val="10"/>
        </w:numPr>
        <w:spacing w:line="276" w:lineRule="auto"/>
        <w:jc w:val="both"/>
      </w:pPr>
      <w:r>
        <w:t>Information connected to Technical information, know-how, intellectual and industrial property right, trademark related to Products;</w:t>
      </w:r>
    </w:p>
    <w:p w14:paraId="5B603B02" w14:textId="77777777" w:rsidR="00D11392" w:rsidRDefault="00D11392" w:rsidP="00D11392">
      <w:pPr>
        <w:pStyle w:val="ListParagraph"/>
        <w:numPr>
          <w:ilvl w:val="2"/>
          <w:numId w:val="10"/>
        </w:numPr>
        <w:spacing w:line="276" w:lineRule="auto"/>
        <w:jc w:val="both"/>
      </w:pPr>
      <w:r>
        <w:t>Information connected to promoting, marketing, selling, offering to sell or otherwise distributing the Products, such as existence of negotiations, lists containing names of clients, suppliers, staff data and details of the ongoing contracts with these people;</w:t>
      </w:r>
    </w:p>
    <w:p w14:paraId="15C491E6" w14:textId="77777777" w:rsidR="00D11392" w:rsidRDefault="00D11392" w:rsidP="00D11392">
      <w:pPr>
        <w:pStyle w:val="ListParagraph"/>
        <w:numPr>
          <w:ilvl w:val="2"/>
          <w:numId w:val="10"/>
        </w:numPr>
        <w:spacing w:line="276" w:lineRule="auto"/>
        <w:jc w:val="both"/>
      </w:pPr>
      <w:r>
        <w:t>The levels of “stock”, sales volumes, the levels of costs, purchase policies and their prices; and</w:t>
      </w:r>
    </w:p>
    <w:p w14:paraId="311DD3B0" w14:textId="77777777" w:rsidR="00D11392" w:rsidRDefault="00D11392" w:rsidP="00D11392">
      <w:pPr>
        <w:pStyle w:val="ListParagraph"/>
        <w:numPr>
          <w:ilvl w:val="2"/>
          <w:numId w:val="10"/>
        </w:numPr>
        <w:spacing w:line="276" w:lineRule="auto"/>
        <w:jc w:val="both"/>
      </w:pPr>
      <w:r>
        <w:t xml:space="preserve">Any kind of information concerning the management, business information and every kind of financial relationship. </w:t>
      </w:r>
    </w:p>
    <w:p w14:paraId="604EC414" w14:textId="77777777" w:rsidR="00D11392" w:rsidRDefault="00D11392" w:rsidP="00D11392">
      <w:pPr>
        <w:pStyle w:val="ListParagraph"/>
        <w:numPr>
          <w:ilvl w:val="2"/>
          <w:numId w:val="10"/>
        </w:numPr>
        <w:spacing w:line="276" w:lineRule="auto"/>
        <w:jc w:val="both"/>
      </w:pPr>
      <w:r w:rsidRPr="006164F4">
        <w:t>Confidential health information of patients and users contained in records in accordance with the applicable regulatory requirements</w:t>
      </w:r>
      <w:r>
        <w:t>.</w:t>
      </w:r>
    </w:p>
    <w:p w14:paraId="48C5157F" w14:textId="77777777" w:rsidR="00D11392" w:rsidRDefault="00D11392" w:rsidP="00D11392">
      <w:pPr>
        <w:pStyle w:val="ListParagraph"/>
        <w:numPr>
          <w:ilvl w:val="2"/>
          <w:numId w:val="10"/>
        </w:numPr>
        <w:spacing w:line="276" w:lineRule="auto"/>
        <w:jc w:val="both"/>
      </w:pPr>
      <w:r>
        <w:t xml:space="preserve">The Distributor undertakes to ensure the strictest confidentiality of Restricted Information, and to only use them to carry out its activity, the subject of this Agreement, and it cannot use them in a different way. </w:t>
      </w:r>
    </w:p>
    <w:p w14:paraId="4BD687FF" w14:textId="77777777" w:rsidR="00D11392" w:rsidRDefault="00D11392" w:rsidP="00D11392">
      <w:pPr>
        <w:pStyle w:val="ListParagraph"/>
        <w:numPr>
          <w:ilvl w:val="2"/>
          <w:numId w:val="10"/>
        </w:numPr>
        <w:spacing w:line="276" w:lineRule="auto"/>
        <w:jc w:val="both"/>
      </w:pPr>
      <w:r>
        <w:t xml:space="preserve">The Distributor cannot disclose and/or use the information connected to Restricted Information on its own or on behalf of others. </w:t>
      </w:r>
    </w:p>
    <w:p w14:paraId="002C19D5" w14:textId="77777777" w:rsidR="00D11392" w:rsidRDefault="00D11392" w:rsidP="00D11392">
      <w:pPr>
        <w:pStyle w:val="ListParagraph"/>
        <w:numPr>
          <w:ilvl w:val="2"/>
          <w:numId w:val="10"/>
        </w:numPr>
        <w:spacing w:line="276" w:lineRule="auto"/>
        <w:jc w:val="both"/>
      </w:pPr>
      <w:r>
        <w:t xml:space="preserve">The Distributor shall be directly responsible for the fulfillment of the obligations provided for by Article 12, by its employees, consultants, advisors, collaborators, and by any other party with which the Distributor works or cooperates. </w:t>
      </w:r>
    </w:p>
    <w:p w14:paraId="36E7ABD7" w14:textId="77777777" w:rsidR="00D11392" w:rsidRDefault="00D11392" w:rsidP="00D11392">
      <w:pPr>
        <w:pStyle w:val="ListParagraph"/>
        <w:numPr>
          <w:ilvl w:val="2"/>
          <w:numId w:val="10"/>
        </w:numPr>
        <w:spacing w:line="276" w:lineRule="auto"/>
        <w:jc w:val="both"/>
      </w:pPr>
      <w:r>
        <w:t xml:space="preserve">The provisions set out in Article 12 shall survive the termination or expiration of the Agreement and shall expire on the fifth anniversary of termination of this Agreement. </w:t>
      </w:r>
    </w:p>
    <w:p w14:paraId="7D4D56B7" w14:textId="77777777" w:rsidR="009F11D1" w:rsidRDefault="009F11D1" w:rsidP="009F11D1">
      <w:pPr>
        <w:pStyle w:val="ListParagraph"/>
        <w:spacing w:line="276" w:lineRule="auto"/>
        <w:ind w:left="1495"/>
        <w:jc w:val="both"/>
      </w:pPr>
    </w:p>
    <w:p w14:paraId="1D70C92F" w14:textId="77777777" w:rsidR="009F11D1" w:rsidRDefault="009F11D1" w:rsidP="009F11D1">
      <w:pPr>
        <w:pStyle w:val="ListParagraph"/>
        <w:spacing w:line="276" w:lineRule="auto"/>
        <w:ind w:left="1495"/>
        <w:jc w:val="both"/>
      </w:pPr>
    </w:p>
    <w:p w14:paraId="3CAAB966" w14:textId="77777777" w:rsidR="009F11D1" w:rsidRDefault="009F11D1" w:rsidP="009F11D1">
      <w:pPr>
        <w:pStyle w:val="ListParagraph"/>
        <w:spacing w:line="276" w:lineRule="auto"/>
        <w:ind w:left="1495"/>
        <w:jc w:val="both"/>
      </w:pPr>
    </w:p>
    <w:p w14:paraId="5361B164" w14:textId="77777777" w:rsidR="009F11D1" w:rsidRDefault="009F11D1" w:rsidP="009F11D1">
      <w:pPr>
        <w:pStyle w:val="ListParagraph"/>
        <w:spacing w:line="276" w:lineRule="auto"/>
        <w:ind w:left="1495"/>
        <w:jc w:val="both"/>
      </w:pPr>
    </w:p>
    <w:p w14:paraId="70B81811" w14:textId="77777777" w:rsidR="00D11392" w:rsidRDefault="00D11392" w:rsidP="00D11392">
      <w:pPr>
        <w:pStyle w:val="ListParagraph"/>
      </w:pPr>
    </w:p>
    <w:p w14:paraId="61803EE8" w14:textId="77777777" w:rsidR="00D11392" w:rsidRDefault="00D11392" w:rsidP="00D11392">
      <w:pPr>
        <w:spacing w:line="276" w:lineRule="auto"/>
        <w:rPr>
          <w:b/>
          <w:bCs/>
          <w:u w:val="single"/>
        </w:rPr>
      </w:pPr>
      <w:r w:rsidRPr="00C31C8A">
        <w:rPr>
          <w:b/>
          <w:bCs/>
          <w:u w:val="single"/>
        </w:rPr>
        <w:lastRenderedPageBreak/>
        <w:t>Article 1</w:t>
      </w:r>
      <w:r>
        <w:rPr>
          <w:b/>
          <w:bCs/>
          <w:u w:val="single"/>
        </w:rPr>
        <w:t>3 –</w:t>
      </w:r>
      <w:r w:rsidRPr="00C31C8A">
        <w:rPr>
          <w:b/>
          <w:bCs/>
          <w:u w:val="single"/>
        </w:rPr>
        <w:t xml:space="preserve"> </w:t>
      </w:r>
      <w:r>
        <w:rPr>
          <w:b/>
          <w:bCs/>
          <w:u w:val="single"/>
        </w:rPr>
        <w:t>Anti-Corruption</w:t>
      </w:r>
    </w:p>
    <w:p w14:paraId="0FFA3881" w14:textId="77777777" w:rsidR="00D11392" w:rsidRDefault="00D11392" w:rsidP="00D11392">
      <w:pPr>
        <w:spacing w:line="276" w:lineRule="auto"/>
        <w:jc w:val="both"/>
        <w:rPr>
          <w:b/>
          <w:bCs/>
          <w:u w:val="single"/>
        </w:rPr>
      </w:pPr>
    </w:p>
    <w:p w14:paraId="0D5667C3" w14:textId="77777777" w:rsidR="00D11392" w:rsidRDefault="00D11392" w:rsidP="00D11392">
      <w:pPr>
        <w:spacing w:line="276" w:lineRule="auto"/>
        <w:jc w:val="both"/>
      </w:pPr>
      <w:r>
        <w:t>The Distributor further agrees and undertakes not to partake directly or indirectly either in private business dealings or in dealing with the public sector in any matters, which are the subject of this Agreement, that:</w:t>
      </w:r>
    </w:p>
    <w:p w14:paraId="40A9FF53" w14:textId="77777777" w:rsidR="00385964" w:rsidRDefault="00385964" w:rsidP="00D11392">
      <w:pPr>
        <w:spacing w:line="276" w:lineRule="auto"/>
        <w:jc w:val="both"/>
      </w:pPr>
    </w:p>
    <w:p w14:paraId="46D74E79" w14:textId="77777777" w:rsidR="00D11392" w:rsidRDefault="00D11392" w:rsidP="00D11392">
      <w:pPr>
        <w:pStyle w:val="ListParagraph"/>
        <w:numPr>
          <w:ilvl w:val="0"/>
          <w:numId w:val="11"/>
        </w:numPr>
        <w:spacing w:line="276" w:lineRule="auto"/>
        <w:jc w:val="both"/>
      </w:pPr>
      <w:r>
        <w:t>would violate any applicable anti-corruption laws or regulations including, without limitation, the corrupt practices in force in the Territory;</w:t>
      </w:r>
    </w:p>
    <w:p w14:paraId="4CEA5F5C" w14:textId="77777777" w:rsidR="00D11392" w:rsidRDefault="00D11392" w:rsidP="00D11392">
      <w:pPr>
        <w:pStyle w:val="ListParagraph"/>
        <w:numPr>
          <w:ilvl w:val="0"/>
          <w:numId w:val="11"/>
        </w:numPr>
        <w:spacing w:line="276" w:lineRule="auto"/>
        <w:jc w:val="both"/>
      </w:pPr>
      <w:r>
        <w:t>are intended to, or do, influence any person to act or reward any person for acting in breach of an expectation of good faith, impartiality or trust, which it would otherwise be improper for the recipient to accept;</w:t>
      </w:r>
    </w:p>
    <w:p w14:paraId="5659195F" w14:textId="77777777" w:rsidR="00D11392" w:rsidRDefault="00D11392" w:rsidP="00D11392">
      <w:pPr>
        <w:pStyle w:val="ListParagraph"/>
        <w:numPr>
          <w:ilvl w:val="0"/>
          <w:numId w:val="11"/>
        </w:numPr>
        <w:spacing w:line="276" w:lineRule="auto"/>
        <w:jc w:val="both"/>
      </w:pPr>
      <w:r>
        <w:t>are made to or for a public official with the intention of influencing them and obtaining or retaining an advantage in the conduct of business; or</w:t>
      </w:r>
    </w:p>
    <w:p w14:paraId="1D986E83" w14:textId="77777777" w:rsidR="00391383" w:rsidRDefault="00D11392" w:rsidP="00D11392">
      <w:pPr>
        <w:pStyle w:val="ListParagraph"/>
        <w:numPr>
          <w:ilvl w:val="0"/>
          <w:numId w:val="11"/>
        </w:numPr>
        <w:spacing w:line="276" w:lineRule="auto"/>
        <w:jc w:val="both"/>
      </w:pPr>
      <w:r>
        <w:t xml:space="preserve">a reasonable person would otherwise consider to be unethical, illegal or improper. </w:t>
      </w:r>
    </w:p>
    <w:p w14:paraId="33B40730" w14:textId="77777777" w:rsidR="008A1EC9" w:rsidRDefault="008A1EC9" w:rsidP="008A1EC9">
      <w:pPr>
        <w:pStyle w:val="ListParagraph"/>
        <w:spacing w:line="276" w:lineRule="auto"/>
        <w:ind w:left="1789"/>
        <w:jc w:val="both"/>
      </w:pPr>
    </w:p>
    <w:p w14:paraId="3E74C689" w14:textId="049E8ABB" w:rsidR="00E521AE" w:rsidRPr="009F11D1" w:rsidRDefault="00AB1CED" w:rsidP="00AB1CED">
      <w:pPr>
        <w:jc w:val="both"/>
        <w:rPr>
          <w:rFonts w:ascii="Times New Roman" w:eastAsia="Times New Roman" w:hAnsi="Times New Roman"/>
          <w:b/>
          <w:bCs/>
          <w:color w:val="FF0000"/>
          <w:u w:val="single"/>
          <w:lang w:val="en-GB"/>
        </w:rPr>
      </w:pPr>
      <w:r w:rsidRPr="009F11D1">
        <w:rPr>
          <w:b/>
          <w:bCs/>
          <w:color w:val="FF0000"/>
          <w:u w:val="single"/>
          <w:lang w:val="en-GB"/>
        </w:rPr>
        <w:t xml:space="preserve">Article 14 - </w:t>
      </w:r>
      <w:r w:rsidR="00E521AE" w:rsidRPr="009F11D1">
        <w:rPr>
          <w:b/>
          <w:bCs/>
          <w:color w:val="FF0000"/>
          <w:u w:val="single"/>
          <w:lang w:val="en-GB"/>
        </w:rPr>
        <w:t>Dispute and Arbitration</w:t>
      </w:r>
    </w:p>
    <w:p w14:paraId="20F13A08" w14:textId="77777777" w:rsidR="00E521AE" w:rsidRPr="00AB1CED" w:rsidRDefault="00E521AE" w:rsidP="00AB1CED">
      <w:pPr>
        <w:jc w:val="both"/>
        <w:rPr>
          <w:b/>
          <w:bCs/>
          <w:color w:val="FF0000"/>
          <w:lang w:val="en-GB"/>
        </w:rPr>
      </w:pPr>
    </w:p>
    <w:p w14:paraId="614C0A96" w14:textId="65AAF3C3" w:rsidR="00E521AE" w:rsidRPr="00AB1CED" w:rsidRDefault="00E521AE" w:rsidP="00AB1CED">
      <w:pPr>
        <w:suppressLineNumbers/>
        <w:tabs>
          <w:tab w:val="left" w:pos="709"/>
        </w:tabs>
        <w:adjustRightInd w:val="0"/>
        <w:spacing w:line="300" w:lineRule="auto"/>
        <w:ind w:left="705" w:hanging="705"/>
        <w:contextualSpacing/>
        <w:jc w:val="both"/>
        <w:rPr>
          <w:color w:val="FF0000"/>
          <w:lang w:val="en-GB"/>
        </w:rPr>
      </w:pPr>
      <w:r w:rsidRPr="00AB1CED">
        <w:rPr>
          <w:color w:val="FF0000"/>
          <w:lang w:val="en-GB"/>
        </w:rPr>
        <w:t xml:space="preserve">1. </w:t>
      </w:r>
      <w:r w:rsidRPr="00AB1CED">
        <w:rPr>
          <w:color w:val="FF0000"/>
          <w:lang w:val="en-GB"/>
        </w:rPr>
        <w:tab/>
      </w:r>
      <w:r w:rsidR="0051275D">
        <w:rPr>
          <w:color w:val="FF0000"/>
          <w:lang w:val="en-GB"/>
        </w:rPr>
        <w:tab/>
      </w:r>
      <w:r w:rsidRPr="00AB1CED">
        <w:rPr>
          <w:color w:val="FF0000"/>
          <w:lang w:val="en-GB"/>
        </w:rPr>
        <w:t>Save where otherwise provided in this Agreement, should any dispute or difference arise between the Parties relating to or arising out of this Agreement, including the validity, implementation, execution, interpretation, rectification, termination or cancellation of this Agreement, then either Party shall be entitled to refer the matter to arbitration by delivering a notice to that effect to the other Party.</w:t>
      </w:r>
    </w:p>
    <w:p w14:paraId="38CF6F40" w14:textId="77777777" w:rsidR="00E521AE" w:rsidRPr="00AB1CED" w:rsidRDefault="00E521AE" w:rsidP="00AB1CED">
      <w:pPr>
        <w:jc w:val="both"/>
        <w:rPr>
          <w:b/>
          <w:bCs/>
          <w:color w:val="FF0000"/>
          <w:lang w:val="en-GB"/>
        </w:rPr>
      </w:pPr>
    </w:p>
    <w:p w14:paraId="08EBC6CA" w14:textId="3159B546" w:rsidR="00E521AE" w:rsidRPr="00AB1CED" w:rsidRDefault="00E521AE" w:rsidP="00AB1CED">
      <w:pPr>
        <w:tabs>
          <w:tab w:val="left" w:pos="709"/>
        </w:tabs>
        <w:adjustRightInd w:val="0"/>
        <w:spacing w:line="300" w:lineRule="auto"/>
        <w:ind w:left="705" w:hanging="705"/>
        <w:contextualSpacing/>
        <w:jc w:val="both"/>
        <w:rPr>
          <w:color w:val="FF0000"/>
          <w:lang w:val="en-GB"/>
        </w:rPr>
      </w:pPr>
      <w:bookmarkStart w:id="243" w:name="_Ref383438849"/>
      <w:r w:rsidRPr="00AB1CED">
        <w:rPr>
          <w:color w:val="FF0000"/>
          <w:lang w:val="en-GB"/>
        </w:rPr>
        <w:t>2.</w:t>
      </w:r>
      <w:r w:rsidRPr="00AB1CED">
        <w:rPr>
          <w:color w:val="FF0000"/>
          <w:lang w:val="en-GB"/>
        </w:rPr>
        <w:tab/>
        <w:t xml:space="preserve">Such arbitration shall be held in either Durban, South Africa or </w:t>
      </w:r>
      <w:r w:rsidR="00AB1CED">
        <w:rPr>
          <w:color w:val="FF0000"/>
          <w:lang w:val="en-GB"/>
        </w:rPr>
        <w:t>Canada</w:t>
      </w:r>
      <w:r w:rsidRPr="00AB1CED">
        <w:rPr>
          <w:color w:val="FF0000"/>
          <w:lang w:val="en-GB"/>
        </w:rPr>
        <w:t xml:space="preserve"> at the election of </w:t>
      </w:r>
      <w:r w:rsidR="00AB1CED">
        <w:rPr>
          <w:color w:val="FF0000"/>
          <w:lang w:val="en-GB"/>
        </w:rPr>
        <w:t>Nep</w:t>
      </w:r>
      <w:r w:rsidR="0058453E">
        <w:rPr>
          <w:color w:val="FF0000"/>
          <w:lang w:val="en-GB"/>
        </w:rPr>
        <w:t>hroCan</w:t>
      </w:r>
      <w:r w:rsidRPr="00AB1CED">
        <w:rPr>
          <w:color w:val="FF0000"/>
          <w:lang w:val="en-GB"/>
        </w:rPr>
        <w:t>, by an arbitrator agreed upon by the Parties, or failing agreement within 10 (ten) days after arbitration has been demanded, appointed by the Chairman of the General Council of the Bar in the Republic of South Africa or its successor</w:t>
      </w:r>
      <w:bookmarkEnd w:id="243"/>
      <w:r w:rsidRPr="00AB1CED">
        <w:rPr>
          <w:color w:val="FF0000"/>
          <w:lang w:val="en-GB"/>
        </w:rPr>
        <w:t xml:space="preserve"> if the arbitration is in Durban or the equivalent body in </w:t>
      </w:r>
      <w:r w:rsidR="0058453E">
        <w:rPr>
          <w:color w:val="FF0000"/>
          <w:lang w:val="en-GB"/>
        </w:rPr>
        <w:t>Canada</w:t>
      </w:r>
      <w:r w:rsidRPr="00AB1CED">
        <w:rPr>
          <w:color w:val="FF0000"/>
          <w:lang w:val="en-GB"/>
        </w:rPr>
        <w:t>, if it is to be held there.</w:t>
      </w:r>
    </w:p>
    <w:p w14:paraId="5835F35F" w14:textId="77777777" w:rsidR="00E521AE" w:rsidRPr="00AB1CED" w:rsidRDefault="00E521AE" w:rsidP="00AB1CED">
      <w:pPr>
        <w:tabs>
          <w:tab w:val="left" w:pos="709"/>
        </w:tabs>
        <w:spacing w:line="300" w:lineRule="auto"/>
        <w:ind w:left="709" w:hanging="709"/>
        <w:contextualSpacing/>
        <w:jc w:val="both"/>
        <w:rPr>
          <w:color w:val="FF0000"/>
          <w:lang w:val="en-GB"/>
        </w:rPr>
      </w:pPr>
    </w:p>
    <w:p w14:paraId="1489E0C6" w14:textId="77777777" w:rsidR="0066277A" w:rsidRDefault="0066277A" w:rsidP="0066277A">
      <w:pPr>
        <w:pStyle w:val="ListParagraph"/>
        <w:numPr>
          <w:ilvl w:val="0"/>
          <w:numId w:val="25"/>
        </w:numPr>
        <w:tabs>
          <w:tab w:val="left" w:pos="709"/>
        </w:tabs>
        <w:adjustRightInd w:val="0"/>
        <w:spacing w:line="300" w:lineRule="auto"/>
        <w:jc w:val="both"/>
        <w:rPr>
          <w:color w:val="FF0000"/>
          <w:lang w:val="en-GB"/>
        </w:rPr>
      </w:pPr>
      <w:r>
        <w:rPr>
          <w:color w:val="FF0000"/>
          <w:lang w:val="en-GB"/>
        </w:rPr>
        <w:t xml:space="preserve">  </w:t>
      </w:r>
      <w:r w:rsidR="00E521AE" w:rsidRPr="0066277A">
        <w:rPr>
          <w:color w:val="FF0000"/>
          <w:lang w:val="en-GB"/>
        </w:rPr>
        <w:t xml:space="preserve">The decision of the arbitrator shall be final and binding on the Parties to the </w:t>
      </w:r>
    </w:p>
    <w:p w14:paraId="28C661FF" w14:textId="0880B931" w:rsidR="00E521AE" w:rsidRPr="0066277A" w:rsidRDefault="0066277A" w:rsidP="0066277A">
      <w:pPr>
        <w:pStyle w:val="ListParagraph"/>
        <w:tabs>
          <w:tab w:val="left" w:pos="709"/>
        </w:tabs>
        <w:adjustRightInd w:val="0"/>
        <w:spacing w:line="300" w:lineRule="auto"/>
        <w:ind w:left="709"/>
        <w:jc w:val="both"/>
        <w:rPr>
          <w:color w:val="FF0000"/>
          <w:lang w:val="en-GB"/>
        </w:rPr>
      </w:pPr>
      <w:r>
        <w:rPr>
          <w:color w:val="FF0000"/>
          <w:lang w:val="en-GB"/>
        </w:rPr>
        <w:tab/>
      </w:r>
      <w:r w:rsidR="00E521AE" w:rsidRPr="0066277A">
        <w:rPr>
          <w:color w:val="FF0000"/>
          <w:lang w:val="en-GB"/>
        </w:rPr>
        <w:t xml:space="preserve">arbitration and may be made an order of court at the instance of any Party to the arbitration. </w:t>
      </w:r>
    </w:p>
    <w:p w14:paraId="5DAA4F59" w14:textId="77777777" w:rsidR="00E521AE" w:rsidRPr="00AB1CED" w:rsidRDefault="00E521AE" w:rsidP="00AB1CED">
      <w:pPr>
        <w:tabs>
          <w:tab w:val="left" w:pos="709"/>
        </w:tabs>
        <w:spacing w:line="300" w:lineRule="auto"/>
        <w:ind w:left="709" w:hanging="709"/>
        <w:contextualSpacing/>
        <w:jc w:val="both"/>
        <w:rPr>
          <w:color w:val="FF0000"/>
          <w:lang w:val="en-GB"/>
        </w:rPr>
      </w:pPr>
    </w:p>
    <w:p w14:paraId="241F1829" w14:textId="77777777" w:rsidR="0066277A" w:rsidRDefault="0066277A" w:rsidP="00AB1CED">
      <w:pPr>
        <w:pStyle w:val="ListParagraph"/>
        <w:widowControl w:val="0"/>
        <w:numPr>
          <w:ilvl w:val="0"/>
          <w:numId w:val="25"/>
        </w:numPr>
        <w:tabs>
          <w:tab w:val="left" w:pos="709"/>
        </w:tabs>
        <w:autoSpaceDE w:val="0"/>
        <w:autoSpaceDN w:val="0"/>
        <w:adjustRightInd w:val="0"/>
        <w:spacing w:line="300" w:lineRule="auto"/>
        <w:jc w:val="both"/>
        <w:rPr>
          <w:color w:val="FF0000"/>
          <w:lang w:val="en-GB"/>
        </w:rPr>
      </w:pPr>
      <w:r>
        <w:rPr>
          <w:color w:val="FF0000"/>
          <w:lang w:val="en-GB"/>
        </w:rPr>
        <w:t xml:space="preserve">  </w:t>
      </w:r>
      <w:r w:rsidR="00E521AE" w:rsidRPr="00AB1CED">
        <w:rPr>
          <w:color w:val="FF0000"/>
          <w:lang w:val="en-GB"/>
        </w:rPr>
        <w:t xml:space="preserve">Nothing herein contained shall be deemed to prevent or prohibit any Party from </w:t>
      </w:r>
    </w:p>
    <w:p w14:paraId="69B2EFC2" w14:textId="57EEA4C0" w:rsidR="00E521AE" w:rsidRDefault="0066277A" w:rsidP="0066277A">
      <w:pPr>
        <w:pStyle w:val="ListParagraph"/>
        <w:widowControl w:val="0"/>
        <w:tabs>
          <w:tab w:val="left" w:pos="709"/>
        </w:tabs>
        <w:autoSpaceDE w:val="0"/>
        <w:autoSpaceDN w:val="0"/>
        <w:adjustRightInd w:val="0"/>
        <w:spacing w:line="300" w:lineRule="auto"/>
        <w:ind w:left="567"/>
        <w:jc w:val="both"/>
        <w:rPr>
          <w:color w:val="FF0000"/>
          <w:lang w:val="en-GB"/>
        </w:rPr>
      </w:pPr>
      <w:r>
        <w:rPr>
          <w:color w:val="FF0000"/>
          <w:lang w:val="en-GB"/>
        </w:rPr>
        <w:tab/>
      </w:r>
      <w:r w:rsidR="00E521AE" w:rsidRPr="00AB1CED">
        <w:rPr>
          <w:color w:val="FF0000"/>
          <w:lang w:val="en-GB"/>
        </w:rPr>
        <w:t>applying to the appropriate court for urgent relief.</w:t>
      </w:r>
    </w:p>
    <w:p w14:paraId="1D7A80A2" w14:textId="77777777" w:rsidR="00CA0622" w:rsidRPr="00AB1CED" w:rsidRDefault="00CA0622" w:rsidP="0066277A">
      <w:pPr>
        <w:pStyle w:val="ListParagraph"/>
        <w:widowControl w:val="0"/>
        <w:tabs>
          <w:tab w:val="left" w:pos="709"/>
        </w:tabs>
        <w:autoSpaceDE w:val="0"/>
        <w:autoSpaceDN w:val="0"/>
        <w:adjustRightInd w:val="0"/>
        <w:spacing w:line="300" w:lineRule="auto"/>
        <w:ind w:left="567"/>
        <w:jc w:val="both"/>
        <w:rPr>
          <w:color w:val="FF0000"/>
          <w:lang w:val="en-GB"/>
        </w:rPr>
      </w:pPr>
    </w:p>
    <w:p w14:paraId="10A4CAEF" w14:textId="77777777" w:rsidR="00E521AE" w:rsidRPr="00AB1CED" w:rsidRDefault="00E521AE" w:rsidP="00AB1CED">
      <w:pPr>
        <w:tabs>
          <w:tab w:val="left" w:pos="709"/>
        </w:tabs>
        <w:spacing w:line="300" w:lineRule="auto"/>
        <w:ind w:left="709" w:hanging="709"/>
        <w:contextualSpacing/>
        <w:jc w:val="both"/>
        <w:rPr>
          <w:color w:val="FF0000"/>
          <w:lang w:val="en-GB"/>
        </w:rPr>
      </w:pPr>
    </w:p>
    <w:p w14:paraId="68C9876B" w14:textId="49548112" w:rsidR="00A57192" w:rsidRPr="00A57192" w:rsidRDefault="00A57192" w:rsidP="00A57192">
      <w:pPr>
        <w:spacing w:line="276" w:lineRule="auto"/>
        <w:jc w:val="both"/>
        <w:rPr>
          <w:b/>
          <w:bCs/>
          <w:color w:val="FF0000"/>
          <w:u w:val="single"/>
          <w:lang w:val="en-GB"/>
        </w:rPr>
      </w:pPr>
      <w:r w:rsidRPr="00A57192">
        <w:rPr>
          <w:b/>
          <w:bCs/>
          <w:color w:val="FF0000"/>
          <w:u w:val="single"/>
          <w:lang w:val="en-GB"/>
        </w:rPr>
        <w:lastRenderedPageBreak/>
        <w:t>Article 15</w:t>
      </w:r>
      <w:r w:rsidRPr="00CA0622">
        <w:rPr>
          <w:b/>
          <w:bCs/>
          <w:color w:val="FF0000"/>
          <w:u w:val="single"/>
          <w:lang w:val="en-GB"/>
        </w:rPr>
        <w:t xml:space="preserve"> - </w:t>
      </w:r>
      <w:r w:rsidRPr="00A57192">
        <w:rPr>
          <w:b/>
          <w:bCs/>
          <w:color w:val="FF0000"/>
          <w:u w:val="single"/>
          <w:lang w:val="en-GB"/>
        </w:rPr>
        <w:t xml:space="preserve">Notices </w:t>
      </w:r>
    </w:p>
    <w:p w14:paraId="08B032EB" w14:textId="77777777" w:rsidR="00A57192" w:rsidRPr="00A57192" w:rsidRDefault="00A57192" w:rsidP="00A57192">
      <w:pPr>
        <w:spacing w:line="276" w:lineRule="auto"/>
        <w:jc w:val="both"/>
        <w:rPr>
          <w:b/>
          <w:bCs/>
          <w:color w:val="FF0000"/>
          <w:lang w:val="en-GB"/>
        </w:rPr>
      </w:pPr>
    </w:p>
    <w:p w14:paraId="542BA7AE" w14:textId="77777777" w:rsidR="00335B21" w:rsidRDefault="00335B21" w:rsidP="00335B21">
      <w:pPr>
        <w:spacing w:line="276" w:lineRule="auto"/>
        <w:ind w:left="360" w:hanging="360"/>
        <w:jc w:val="both"/>
        <w:rPr>
          <w:color w:val="FF0000"/>
          <w:lang w:val="en-GB"/>
        </w:rPr>
      </w:pPr>
      <w:r>
        <w:rPr>
          <w:color w:val="FF0000"/>
          <w:lang w:val="en-GB"/>
        </w:rPr>
        <w:t>1.</w:t>
      </w:r>
      <w:r>
        <w:rPr>
          <w:color w:val="FF0000"/>
          <w:lang w:val="en-GB"/>
        </w:rPr>
        <w:tab/>
      </w:r>
      <w:r>
        <w:rPr>
          <w:color w:val="FF0000"/>
          <w:lang w:val="en-GB"/>
        </w:rPr>
        <w:tab/>
      </w:r>
      <w:r w:rsidR="00A57192" w:rsidRPr="00A57192">
        <w:rPr>
          <w:color w:val="FF0000"/>
          <w:lang w:val="en-GB"/>
        </w:rPr>
        <w:t xml:space="preserve">The Parties hereto choose as their address for all notices and the services of all </w:t>
      </w:r>
    </w:p>
    <w:p w14:paraId="6A9E1B83" w14:textId="28877A61" w:rsidR="00A57192" w:rsidRPr="00A57192" w:rsidRDefault="00A57192" w:rsidP="00335B21">
      <w:pPr>
        <w:spacing w:line="276" w:lineRule="auto"/>
        <w:ind w:left="720"/>
        <w:jc w:val="both"/>
        <w:rPr>
          <w:color w:val="FF0000"/>
          <w:lang w:val="en-GB"/>
        </w:rPr>
      </w:pPr>
      <w:r w:rsidRPr="00A57192">
        <w:rPr>
          <w:color w:val="FF0000"/>
          <w:lang w:val="en-GB"/>
        </w:rPr>
        <w:t>processes, as the addresses stated in the Parties citation on page one of the Agreement</w:t>
      </w:r>
      <w:r w:rsidR="00406302">
        <w:rPr>
          <w:color w:val="FF0000"/>
          <w:lang w:val="en-GB"/>
        </w:rPr>
        <w:t>,</w:t>
      </w:r>
      <w:r w:rsidR="006D1FCB">
        <w:rPr>
          <w:color w:val="FF0000"/>
          <w:lang w:val="en-GB"/>
        </w:rPr>
        <w:t xml:space="preserve"> alternatively </w:t>
      </w:r>
      <w:r w:rsidR="00F725E4">
        <w:rPr>
          <w:color w:val="FF0000"/>
          <w:lang w:val="en-GB"/>
        </w:rPr>
        <w:t>served at the email addresses of the party signing the Agreement.</w:t>
      </w:r>
    </w:p>
    <w:p w14:paraId="4E926EFE" w14:textId="77777777" w:rsidR="00A57192" w:rsidRPr="00A57192" w:rsidRDefault="00A57192" w:rsidP="00A57192">
      <w:pPr>
        <w:spacing w:line="276" w:lineRule="auto"/>
        <w:jc w:val="both"/>
        <w:rPr>
          <w:color w:val="FF0000"/>
          <w:lang w:val="en-GB"/>
        </w:rPr>
      </w:pPr>
    </w:p>
    <w:p w14:paraId="62B8F085" w14:textId="3E580681" w:rsidR="00A57192" w:rsidRPr="00A57192" w:rsidRDefault="00335B21" w:rsidP="00335B21">
      <w:pPr>
        <w:spacing w:line="276" w:lineRule="auto"/>
        <w:ind w:left="696" w:hanging="696"/>
        <w:jc w:val="both"/>
        <w:rPr>
          <w:color w:val="FF0000"/>
          <w:lang w:val="en-ZA"/>
        </w:rPr>
      </w:pPr>
      <w:r>
        <w:rPr>
          <w:color w:val="FF0000"/>
          <w:lang w:val="en-GB"/>
        </w:rPr>
        <w:t>2.</w:t>
      </w:r>
      <w:r>
        <w:rPr>
          <w:color w:val="FF0000"/>
          <w:lang w:val="en-GB"/>
        </w:rPr>
        <w:tab/>
      </w:r>
      <w:r w:rsidR="00A57192" w:rsidRPr="00A57192">
        <w:rPr>
          <w:color w:val="FF0000"/>
          <w:lang w:val="en-GB"/>
        </w:rPr>
        <w:t xml:space="preserve">Any notice of any change of address must be given in writing by the party concerned and delivered by hand or sent by registered mail </w:t>
      </w:r>
      <w:r w:rsidR="00C83EFF">
        <w:rPr>
          <w:color w:val="FF0000"/>
          <w:lang w:val="en-GB"/>
        </w:rPr>
        <w:t>or by email</w:t>
      </w:r>
      <w:r w:rsidR="007D0916">
        <w:rPr>
          <w:color w:val="FF0000"/>
          <w:lang w:val="en-GB"/>
        </w:rPr>
        <w:t xml:space="preserve"> as referred to above.</w:t>
      </w:r>
    </w:p>
    <w:p w14:paraId="6BF00DE2" w14:textId="77777777" w:rsidR="00A57192" w:rsidRPr="00A57192" w:rsidRDefault="00A57192" w:rsidP="00A57192">
      <w:pPr>
        <w:spacing w:line="276" w:lineRule="auto"/>
        <w:jc w:val="both"/>
        <w:rPr>
          <w:color w:val="FF0000"/>
          <w:lang w:val="en-ZA"/>
        </w:rPr>
      </w:pPr>
    </w:p>
    <w:p w14:paraId="75BC115D" w14:textId="77777777" w:rsidR="00335B21" w:rsidRDefault="00335B21" w:rsidP="00335B21">
      <w:pPr>
        <w:spacing w:line="276" w:lineRule="auto"/>
        <w:jc w:val="both"/>
        <w:rPr>
          <w:color w:val="FF0000"/>
          <w:lang w:val="en-ZA"/>
        </w:rPr>
      </w:pPr>
      <w:bookmarkStart w:id="244" w:name="_Toc294593186"/>
      <w:r>
        <w:rPr>
          <w:color w:val="FF0000"/>
          <w:lang w:val="en-ZA"/>
        </w:rPr>
        <w:t>3.</w:t>
      </w:r>
      <w:r>
        <w:rPr>
          <w:color w:val="FF0000"/>
          <w:lang w:val="en-ZA"/>
        </w:rPr>
        <w:tab/>
      </w:r>
      <w:r w:rsidR="00A57192" w:rsidRPr="00A57192">
        <w:rPr>
          <w:color w:val="FF0000"/>
          <w:lang w:val="en-ZA"/>
        </w:rPr>
        <w:t xml:space="preserve">Any party shall be entitled from time to time, by giving written notice to the other </w:t>
      </w:r>
    </w:p>
    <w:p w14:paraId="190FE093" w14:textId="3F748FC3" w:rsidR="00A57192" w:rsidRPr="00A57192" w:rsidRDefault="00A57192" w:rsidP="00335B21">
      <w:pPr>
        <w:spacing w:line="276" w:lineRule="auto"/>
        <w:ind w:left="720"/>
        <w:jc w:val="both"/>
        <w:rPr>
          <w:color w:val="FF0000"/>
          <w:lang w:val="en-GB"/>
        </w:rPr>
      </w:pPr>
      <w:r w:rsidRPr="00A57192">
        <w:rPr>
          <w:color w:val="FF0000"/>
          <w:lang w:val="en-ZA"/>
        </w:rPr>
        <w:t xml:space="preserve">party, to vary its address to any other physical address (not being a post office box or </w:t>
      </w:r>
      <w:r w:rsidRPr="00A57192">
        <w:rPr>
          <w:i/>
          <w:iCs/>
          <w:color w:val="FF0000"/>
          <w:lang w:val="en-ZA"/>
        </w:rPr>
        <w:t>poste restante</w:t>
      </w:r>
      <w:r w:rsidRPr="00A57192">
        <w:rPr>
          <w:color w:val="FF0000"/>
          <w:lang w:val="en-ZA"/>
        </w:rPr>
        <w:t>) within the Republic of South Africa</w:t>
      </w:r>
      <w:bookmarkEnd w:id="244"/>
      <w:r w:rsidRPr="00A57192">
        <w:rPr>
          <w:color w:val="FF0000"/>
          <w:lang w:val="en-ZA"/>
        </w:rPr>
        <w:t xml:space="preserve"> in the case of the Distributor or </w:t>
      </w:r>
      <w:r w:rsidR="0051275D" w:rsidRPr="0051275D">
        <w:rPr>
          <w:color w:val="FF0000"/>
          <w:lang w:val="en-ZA"/>
        </w:rPr>
        <w:t>Canada</w:t>
      </w:r>
      <w:r w:rsidRPr="00A57192">
        <w:rPr>
          <w:color w:val="FF0000"/>
          <w:lang w:val="en-ZA"/>
        </w:rPr>
        <w:t xml:space="preserve"> in the case of </w:t>
      </w:r>
      <w:r w:rsidR="0051275D">
        <w:rPr>
          <w:color w:val="FF0000"/>
          <w:lang w:val="en-ZA"/>
        </w:rPr>
        <w:t>NeohroCan.</w:t>
      </w:r>
    </w:p>
    <w:p w14:paraId="24EABA73" w14:textId="77777777" w:rsidR="008A1EC9" w:rsidRPr="00AB1CED" w:rsidRDefault="008A1EC9" w:rsidP="00AB1CED">
      <w:pPr>
        <w:spacing w:line="276" w:lineRule="auto"/>
        <w:jc w:val="both"/>
        <w:rPr>
          <w:color w:val="FF0000"/>
          <w:lang w:val="en-GB"/>
        </w:rPr>
      </w:pPr>
    </w:p>
    <w:p w14:paraId="417C3680" w14:textId="77777777" w:rsidR="00E827B3" w:rsidRPr="00AB1CED" w:rsidRDefault="00E827B3" w:rsidP="000F4D8F">
      <w:pPr>
        <w:spacing w:line="276" w:lineRule="auto"/>
        <w:jc w:val="both"/>
        <w:rPr>
          <w:b/>
          <w:bCs/>
          <w:color w:val="FF0000"/>
          <w:u w:val="single"/>
        </w:rPr>
      </w:pPr>
    </w:p>
    <w:p w14:paraId="24F12CC5" w14:textId="77777777" w:rsidR="008A1EC9" w:rsidRDefault="008A1EC9" w:rsidP="000F4D8F">
      <w:pPr>
        <w:spacing w:line="276" w:lineRule="auto"/>
        <w:jc w:val="both"/>
        <w:rPr>
          <w:b/>
          <w:bCs/>
          <w:u w:val="single"/>
        </w:rPr>
      </w:pPr>
    </w:p>
    <w:p w14:paraId="21C27009" w14:textId="6C7B1F99" w:rsidR="00D11392" w:rsidRPr="00391383" w:rsidRDefault="00D11392" w:rsidP="000F4D8F">
      <w:pPr>
        <w:spacing w:line="276" w:lineRule="auto"/>
        <w:jc w:val="both"/>
      </w:pPr>
      <w:r w:rsidRPr="00391383">
        <w:rPr>
          <w:b/>
          <w:bCs/>
          <w:u w:val="single"/>
        </w:rPr>
        <w:t xml:space="preserve">This Agreement is in two copies, each of which shall be deemed equally authentic and effective as they are being signed and sealed by both parties. </w:t>
      </w:r>
    </w:p>
    <w:p w14:paraId="3B50CCEE" w14:textId="77777777" w:rsidR="00D11392" w:rsidRDefault="00D11392" w:rsidP="00D11392">
      <w:pPr>
        <w:spacing w:line="276" w:lineRule="auto"/>
        <w:rPr>
          <w:b/>
          <w:bCs/>
          <w:u w:val="single"/>
        </w:rPr>
      </w:pPr>
    </w:p>
    <w:p w14:paraId="26AEF8EE" w14:textId="77777777" w:rsidR="00982BD0" w:rsidRDefault="00982BD0" w:rsidP="00982BD0">
      <w:pPr>
        <w:spacing w:line="276" w:lineRule="auto"/>
        <w:rPr>
          <w:b/>
          <w:bCs/>
          <w:lang w:val="en-GB"/>
        </w:rPr>
      </w:pPr>
    </w:p>
    <w:p w14:paraId="7897B809" w14:textId="77777777" w:rsidR="008A1EC9" w:rsidRDefault="008A1EC9" w:rsidP="00982BD0">
      <w:pPr>
        <w:spacing w:line="276" w:lineRule="auto"/>
        <w:rPr>
          <w:b/>
          <w:bCs/>
          <w:lang w:val="en-GB"/>
        </w:rPr>
      </w:pPr>
    </w:p>
    <w:p w14:paraId="08271BDE" w14:textId="77777777" w:rsidR="008A1EC9" w:rsidRDefault="008A1EC9" w:rsidP="00982BD0">
      <w:pPr>
        <w:spacing w:line="276" w:lineRule="auto"/>
        <w:rPr>
          <w:b/>
          <w:bCs/>
          <w:lang w:val="en-GB"/>
        </w:rPr>
      </w:pPr>
    </w:p>
    <w:p w14:paraId="481FF7CE" w14:textId="77777777" w:rsidR="0006218F" w:rsidRDefault="0006218F" w:rsidP="00982BD0">
      <w:pPr>
        <w:spacing w:line="276" w:lineRule="auto"/>
        <w:rPr>
          <w:b/>
          <w:bCs/>
          <w:lang w:val="en-GB"/>
        </w:rPr>
      </w:pPr>
    </w:p>
    <w:p w14:paraId="797F1485" w14:textId="77777777" w:rsidR="0006218F" w:rsidRDefault="0006218F" w:rsidP="00982BD0">
      <w:pPr>
        <w:spacing w:line="276" w:lineRule="auto"/>
        <w:rPr>
          <w:b/>
          <w:bCs/>
          <w:lang w:val="en-GB"/>
        </w:rPr>
      </w:pPr>
    </w:p>
    <w:p w14:paraId="78CB4E88" w14:textId="77777777" w:rsidR="0006218F" w:rsidRDefault="0006218F" w:rsidP="00982BD0">
      <w:pPr>
        <w:spacing w:line="276" w:lineRule="auto"/>
        <w:rPr>
          <w:b/>
          <w:bCs/>
          <w:lang w:val="en-GB"/>
        </w:rPr>
      </w:pPr>
    </w:p>
    <w:p w14:paraId="09CA30E9" w14:textId="77777777" w:rsidR="0006218F" w:rsidRDefault="0006218F" w:rsidP="00982BD0">
      <w:pPr>
        <w:spacing w:line="276" w:lineRule="auto"/>
        <w:rPr>
          <w:b/>
          <w:bCs/>
          <w:lang w:val="en-GB"/>
        </w:rPr>
      </w:pPr>
    </w:p>
    <w:p w14:paraId="550C89E3" w14:textId="77777777" w:rsidR="0006218F" w:rsidRDefault="0006218F" w:rsidP="00982BD0">
      <w:pPr>
        <w:spacing w:line="276" w:lineRule="auto"/>
        <w:rPr>
          <w:b/>
          <w:bCs/>
          <w:lang w:val="en-GB"/>
        </w:rPr>
      </w:pPr>
    </w:p>
    <w:p w14:paraId="2E5AA128" w14:textId="77777777" w:rsidR="0006218F" w:rsidRDefault="0006218F" w:rsidP="00982BD0">
      <w:pPr>
        <w:spacing w:line="276" w:lineRule="auto"/>
        <w:rPr>
          <w:b/>
          <w:bCs/>
          <w:lang w:val="en-GB"/>
        </w:rPr>
      </w:pPr>
    </w:p>
    <w:p w14:paraId="28A19F5A" w14:textId="77777777" w:rsidR="0006218F" w:rsidRDefault="0006218F" w:rsidP="00982BD0">
      <w:pPr>
        <w:spacing w:line="276" w:lineRule="auto"/>
        <w:rPr>
          <w:b/>
          <w:bCs/>
          <w:lang w:val="en-GB"/>
        </w:rPr>
      </w:pPr>
    </w:p>
    <w:p w14:paraId="3363F51C" w14:textId="77777777" w:rsidR="0006218F" w:rsidRDefault="0006218F" w:rsidP="00982BD0">
      <w:pPr>
        <w:spacing w:line="276" w:lineRule="auto"/>
        <w:rPr>
          <w:b/>
          <w:bCs/>
          <w:lang w:val="en-GB"/>
        </w:rPr>
      </w:pPr>
    </w:p>
    <w:p w14:paraId="690116A6" w14:textId="77777777" w:rsidR="0006218F" w:rsidRDefault="0006218F" w:rsidP="00982BD0">
      <w:pPr>
        <w:spacing w:line="276" w:lineRule="auto"/>
        <w:rPr>
          <w:b/>
          <w:bCs/>
          <w:lang w:val="en-GB"/>
        </w:rPr>
      </w:pPr>
    </w:p>
    <w:p w14:paraId="3AF10FD0" w14:textId="77777777" w:rsidR="0006218F" w:rsidRDefault="0006218F" w:rsidP="00982BD0">
      <w:pPr>
        <w:spacing w:line="276" w:lineRule="auto"/>
        <w:rPr>
          <w:b/>
          <w:bCs/>
          <w:lang w:val="en-GB"/>
        </w:rPr>
      </w:pPr>
    </w:p>
    <w:p w14:paraId="70CB94A2" w14:textId="77777777" w:rsidR="0006218F" w:rsidRDefault="0006218F" w:rsidP="00982BD0">
      <w:pPr>
        <w:spacing w:line="276" w:lineRule="auto"/>
        <w:rPr>
          <w:b/>
          <w:bCs/>
          <w:lang w:val="en-GB"/>
        </w:rPr>
      </w:pPr>
    </w:p>
    <w:p w14:paraId="477E526C" w14:textId="77777777" w:rsidR="0006218F" w:rsidRDefault="0006218F" w:rsidP="00982BD0">
      <w:pPr>
        <w:spacing w:line="276" w:lineRule="auto"/>
        <w:rPr>
          <w:b/>
          <w:bCs/>
          <w:lang w:val="en-GB"/>
        </w:rPr>
      </w:pPr>
    </w:p>
    <w:p w14:paraId="57BB6549" w14:textId="77777777" w:rsidR="0006218F" w:rsidRDefault="0006218F" w:rsidP="00982BD0">
      <w:pPr>
        <w:spacing w:line="276" w:lineRule="auto"/>
        <w:rPr>
          <w:b/>
          <w:bCs/>
          <w:lang w:val="en-GB"/>
        </w:rPr>
      </w:pPr>
    </w:p>
    <w:p w14:paraId="15EEF63D" w14:textId="77777777" w:rsidR="0006218F" w:rsidRDefault="0006218F" w:rsidP="00982BD0">
      <w:pPr>
        <w:spacing w:line="276" w:lineRule="auto"/>
        <w:rPr>
          <w:b/>
          <w:bCs/>
          <w:lang w:val="en-GB"/>
        </w:rPr>
      </w:pPr>
    </w:p>
    <w:p w14:paraId="5DBA25B4" w14:textId="77777777" w:rsidR="0006218F" w:rsidRDefault="0006218F" w:rsidP="00982BD0">
      <w:pPr>
        <w:spacing w:line="276" w:lineRule="auto"/>
        <w:rPr>
          <w:b/>
          <w:bCs/>
          <w:lang w:val="en-GB"/>
        </w:rPr>
      </w:pPr>
    </w:p>
    <w:p w14:paraId="00342BA6" w14:textId="77777777" w:rsidR="008A1EC9" w:rsidRDefault="008A1EC9" w:rsidP="00982BD0">
      <w:pPr>
        <w:spacing w:line="276" w:lineRule="auto"/>
        <w:rPr>
          <w:b/>
          <w:bCs/>
          <w:lang w:val="en-GB"/>
        </w:rPr>
      </w:pPr>
    </w:p>
    <w:p w14:paraId="5DCEAA56" w14:textId="418F0491" w:rsidR="00982BD0" w:rsidRPr="00982BD0" w:rsidRDefault="00982BD0" w:rsidP="00982BD0">
      <w:pPr>
        <w:spacing w:line="276" w:lineRule="auto"/>
        <w:rPr>
          <w:b/>
          <w:bCs/>
          <w:lang w:val="en-GB"/>
        </w:rPr>
      </w:pPr>
      <w:r w:rsidRPr="00982BD0">
        <w:rPr>
          <w:b/>
          <w:bCs/>
          <w:lang w:val="en-GB"/>
        </w:rPr>
        <w:lastRenderedPageBreak/>
        <w:t>SIGNED AND DATED BY THE PARTIES</w:t>
      </w:r>
    </w:p>
    <w:p w14:paraId="5C698021" w14:textId="77777777" w:rsidR="00982BD0" w:rsidRPr="00982BD0" w:rsidRDefault="00982BD0" w:rsidP="00982BD0">
      <w:pPr>
        <w:spacing w:line="276" w:lineRule="auto"/>
        <w:rPr>
          <w:b/>
          <w:bCs/>
          <w:lang w:val="en-GB"/>
        </w:rPr>
      </w:pPr>
    </w:p>
    <w:p w14:paraId="5665587D" w14:textId="77777777" w:rsidR="00982BD0" w:rsidRPr="00982BD0" w:rsidRDefault="00982BD0" w:rsidP="00982BD0">
      <w:pPr>
        <w:spacing w:line="276" w:lineRule="auto"/>
        <w:rPr>
          <w:b/>
          <w:bCs/>
          <w:lang w:val="en-GB"/>
        </w:rPr>
      </w:pPr>
    </w:p>
    <w:p w14:paraId="09009FD6" w14:textId="3898277E" w:rsidR="00982BD0" w:rsidRPr="00982BD0" w:rsidRDefault="001611B6" w:rsidP="00982BD0">
      <w:pPr>
        <w:spacing w:line="276" w:lineRule="auto"/>
        <w:rPr>
          <w:b/>
          <w:bCs/>
          <w:lang w:val="en-GB"/>
        </w:rPr>
      </w:pPr>
      <w:r>
        <w:rPr>
          <w:b/>
          <w:bCs/>
          <w:lang w:val="en-GB"/>
        </w:rPr>
        <w:t>RENAL CARE SOLUTIONS</w:t>
      </w:r>
      <w:r w:rsidR="00982BD0" w:rsidRPr="00982BD0">
        <w:rPr>
          <w:b/>
          <w:bCs/>
          <w:lang w:val="en-GB"/>
        </w:rPr>
        <w:t xml:space="preserve"> (PTY) LTD</w:t>
      </w:r>
    </w:p>
    <w:p w14:paraId="46824902" w14:textId="77777777" w:rsidR="00982BD0" w:rsidRPr="00982BD0" w:rsidRDefault="00982BD0" w:rsidP="00982BD0">
      <w:pPr>
        <w:spacing w:line="276" w:lineRule="auto"/>
        <w:rPr>
          <w:b/>
          <w:bCs/>
          <w:lang w:val="en-GB"/>
        </w:rPr>
      </w:pPr>
    </w:p>
    <w:p w14:paraId="6146C6D1" w14:textId="77777777" w:rsidR="008A1EC9" w:rsidRDefault="008A1EC9" w:rsidP="00982BD0">
      <w:pPr>
        <w:spacing w:line="276" w:lineRule="auto"/>
        <w:rPr>
          <w:b/>
          <w:bCs/>
          <w:lang w:val="en-GB"/>
        </w:rPr>
      </w:pPr>
    </w:p>
    <w:p w14:paraId="0F37B037" w14:textId="06C57C86" w:rsidR="00982BD0" w:rsidRPr="00982BD0" w:rsidRDefault="00982BD0" w:rsidP="00982BD0">
      <w:pPr>
        <w:spacing w:line="276" w:lineRule="auto"/>
        <w:rPr>
          <w:b/>
          <w:bCs/>
          <w:lang w:val="en-GB"/>
        </w:rPr>
      </w:pPr>
      <w:r w:rsidRPr="00982BD0">
        <w:rPr>
          <w:b/>
          <w:bCs/>
          <w:lang w:val="en-GB"/>
        </w:rPr>
        <w:t>DATED AT ____________</w:t>
      </w:r>
      <w:r w:rsidR="00E61FFC">
        <w:rPr>
          <w:b/>
          <w:bCs/>
          <w:lang w:val="en-GB"/>
        </w:rPr>
        <w:t xml:space="preserve">____ </w:t>
      </w:r>
      <w:r w:rsidRPr="00982BD0">
        <w:rPr>
          <w:b/>
          <w:bCs/>
          <w:lang w:val="en-GB"/>
        </w:rPr>
        <w:t>ON THIS _________</w:t>
      </w:r>
      <w:r w:rsidR="001611B6">
        <w:rPr>
          <w:b/>
          <w:bCs/>
          <w:lang w:val="en-GB"/>
        </w:rPr>
        <w:t xml:space="preserve">DAY OF </w:t>
      </w:r>
      <w:r w:rsidRPr="00982BD0">
        <w:rPr>
          <w:b/>
          <w:bCs/>
          <w:lang w:val="en-GB"/>
        </w:rPr>
        <w:t>_____________</w:t>
      </w:r>
      <w:r w:rsidR="00B67103">
        <w:rPr>
          <w:b/>
          <w:bCs/>
          <w:lang w:val="en-GB"/>
        </w:rPr>
        <w:t>_</w:t>
      </w:r>
      <w:r w:rsidRPr="00982BD0">
        <w:rPr>
          <w:b/>
          <w:bCs/>
          <w:lang w:val="en-GB"/>
        </w:rPr>
        <w:t>2024</w:t>
      </w:r>
    </w:p>
    <w:p w14:paraId="666FE354" w14:textId="77777777" w:rsidR="00982BD0" w:rsidRPr="00982BD0" w:rsidRDefault="00982BD0" w:rsidP="00982BD0">
      <w:pPr>
        <w:spacing w:line="276" w:lineRule="auto"/>
        <w:rPr>
          <w:b/>
          <w:bCs/>
          <w:u w:val="single"/>
          <w:lang w:val="en-GB"/>
        </w:rPr>
      </w:pPr>
    </w:p>
    <w:p w14:paraId="6D70F3F1" w14:textId="77777777" w:rsidR="00982BD0" w:rsidRPr="00982BD0" w:rsidRDefault="00982BD0" w:rsidP="00982BD0">
      <w:pPr>
        <w:spacing w:line="276" w:lineRule="auto"/>
        <w:rPr>
          <w:b/>
          <w:bCs/>
          <w:u w:val="single"/>
          <w:lang w:val="en-GB"/>
        </w:rPr>
      </w:pPr>
    </w:p>
    <w:p w14:paraId="214B4A02" w14:textId="77777777" w:rsidR="00982BD0" w:rsidRPr="00982BD0" w:rsidRDefault="00982BD0" w:rsidP="00982BD0">
      <w:pPr>
        <w:spacing w:line="276" w:lineRule="auto"/>
        <w:rPr>
          <w:b/>
          <w:bCs/>
          <w:lang w:val="en-GB"/>
        </w:rPr>
      </w:pPr>
      <w:r w:rsidRPr="00982BD0">
        <w:rPr>
          <w:b/>
          <w:bCs/>
          <w:u w:val="single"/>
          <w:lang w:val="en-GB"/>
        </w:rPr>
        <w:t>AS WITNESSES</w:t>
      </w:r>
      <w:r w:rsidRPr="00982BD0">
        <w:rPr>
          <w:b/>
          <w:bCs/>
          <w:lang w:val="en-GB"/>
        </w:rPr>
        <w:t>:</w:t>
      </w:r>
    </w:p>
    <w:p w14:paraId="4684553F" w14:textId="77777777" w:rsidR="00427A80" w:rsidRDefault="00427A80" w:rsidP="00982BD0">
      <w:pPr>
        <w:spacing w:line="276" w:lineRule="auto"/>
        <w:rPr>
          <w:b/>
          <w:bCs/>
          <w:lang w:val="en-GB"/>
        </w:rPr>
      </w:pPr>
    </w:p>
    <w:p w14:paraId="00704136" w14:textId="6BCAC5E5" w:rsidR="00E03A49" w:rsidRDefault="00982BD0" w:rsidP="00E03A49">
      <w:pPr>
        <w:pStyle w:val="NoSpacing"/>
        <w:rPr>
          <w:lang w:val="en-GB"/>
        </w:rPr>
      </w:pPr>
      <w:r w:rsidRPr="00982BD0">
        <w:rPr>
          <w:lang w:val="en-GB"/>
        </w:rPr>
        <w:t>1.  _______________________</w:t>
      </w:r>
      <w:r w:rsidR="00294092">
        <w:rPr>
          <w:lang w:val="en-GB"/>
        </w:rPr>
        <w:tab/>
      </w:r>
      <w:r w:rsidR="00294092">
        <w:rPr>
          <w:lang w:val="en-GB"/>
        </w:rPr>
        <w:tab/>
      </w:r>
      <w:r w:rsidR="00294092">
        <w:rPr>
          <w:lang w:val="en-GB"/>
        </w:rPr>
        <w:tab/>
      </w:r>
      <w:r w:rsidR="00294092">
        <w:rPr>
          <w:lang w:val="en-GB"/>
        </w:rPr>
        <w:tab/>
      </w:r>
      <w:r w:rsidR="00294092">
        <w:rPr>
          <w:lang w:val="en-GB"/>
        </w:rPr>
        <w:tab/>
        <w:t>_____________________</w:t>
      </w:r>
    </w:p>
    <w:p w14:paraId="614F12ED" w14:textId="3180F78C" w:rsidR="007E235B" w:rsidRDefault="00294092" w:rsidP="00514ACE">
      <w:pPr>
        <w:pStyle w:val="NoSpacing"/>
        <w:rPr>
          <w:lang w:val="en-GB"/>
        </w:rPr>
      </w:pP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 xml:space="preserve">        </w:t>
      </w:r>
      <w:r w:rsidRPr="00294092">
        <w:rPr>
          <w:b/>
          <w:bCs/>
          <w:lang w:val="en-GB"/>
        </w:rPr>
        <w:t>DIRECTOR</w:t>
      </w:r>
      <w:r w:rsidR="008F7966">
        <w:rPr>
          <w:lang w:val="en-GB"/>
        </w:rPr>
        <w:tab/>
      </w:r>
      <w:r w:rsidR="008F7966">
        <w:rPr>
          <w:lang w:val="en-GB"/>
        </w:rPr>
        <w:tab/>
      </w:r>
    </w:p>
    <w:p w14:paraId="7C0CD756" w14:textId="77777777" w:rsidR="00943847" w:rsidRDefault="007E235B" w:rsidP="00514ACE">
      <w:pPr>
        <w:pStyle w:val="NoSpacing"/>
        <w:rPr>
          <w:lang w:val="en-GB"/>
        </w:rPr>
      </w:pPr>
      <w:r>
        <w:rPr>
          <w:lang w:val="en-GB"/>
        </w:rPr>
        <w:t xml:space="preserve">2.________________________                                              </w:t>
      </w:r>
      <w:r w:rsidR="00514ACE" w:rsidRPr="00982BD0">
        <w:rPr>
          <w:lang w:val="en-GB"/>
        </w:rPr>
        <w:t>for and on behalf of the</w:t>
      </w:r>
      <w:r>
        <w:rPr>
          <w:lang w:val="en-GB"/>
        </w:rPr>
        <w:t xml:space="preserve"> </w:t>
      </w:r>
    </w:p>
    <w:p w14:paraId="78D069E1" w14:textId="46350BA7" w:rsidR="00514ACE" w:rsidRPr="00514ACE" w:rsidRDefault="00514ACE" w:rsidP="00943847">
      <w:pPr>
        <w:pStyle w:val="NoSpacing"/>
        <w:ind w:left="6444" w:firstLine="36"/>
        <w:rPr>
          <w:b/>
          <w:bCs/>
          <w:lang w:val="en-GB"/>
        </w:rPr>
      </w:pPr>
      <w:r w:rsidRPr="00982BD0">
        <w:rPr>
          <w:lang w:val="en-GB"/>
        </w:rPr>
        <w:t>company who warrants that he is duly authorised thereto</w:t>
      </w:r>
    </w:p>
    <w:p w14:paraId="7C0A6965" w14:textId="737F9881" w:rsidR="00514ACE" w:rsidRDefault="008F52F7" w:rsidP="008F52F7">
      <w:pPr>
        <w:pStyle w:val="NoSpacing"/>
        <w:jc w:val="both"/>
        <w:rPr>
          <w:lang w:val="en-GB"/>
        </w:rPr>
      </w:pP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sidR="00514ACE">
        <w:rPr>
          <w:lang w:val="en-GB"/>
        </w:rPr>
        <w:tab/>
        <w:t xml:space="preserve">Name: </w:t>
      </w:r>
      <w:r w:rsidR="002F202C">
        <w:rPr>
          <w:lang w:val="en-GB"/>
        </w:rPr>
        <w:t>Grant Stewart</w:t>
      </w:r>
    </w:p>
    <w:p w14:paraId="367A31B7" w14:textId="40F45B74" w:rsidR="00514ACE" w:rsidRDefault="00514ACE" w:rsidP="00514ACE">
      <w:pPr>
        <w:pStyle w:val="NoSpacing"/>
        <w:ind w:left="6444"/>
        <w:jc w:val="both"/>
        <w:rPr>
          <w:lang w:val="en-GB"/>
        </w:rPr>
      </w:pPr>
      <w:r>
        <w:rPr>
          <w:lang w:val="en-GB"/>
        </w:rPr>
        <w:t>Title:</w:t>
      </w:r>
      <w:r w:rsidR="002F202C">
        <w:rPr>
          <w:lang w:val="en-GB"/>
        </w:rPr>
        <w:tab/>
        <w:t xml:space="preserve"> Operations Director</w:t>
      </w:r>
    </w:p>
    <w:p w14:paraId="1C50B9A1" w14:textId="77777777" w:rsidR="00B67103" w:rsidRPr="00982BD0" w:rsidRDefault="00B67103" w:rsidP="00DB119C">
      <w:pPr>
        <w:spacing w:line="276" w:lineRule="auto"/>
        <w:rPr>
          <w:b/>
          <w:bCs/>
          <w:lang w:val="en-GB"/>
        </w:rPr>
      </w:pPr>
    </w:p>
    <w:p w14:paraId="3D90F6C4" w14:textId="6AF6BEAC" w:rsidR="00982BD0" w:rsidRPr="00982BD0" w:rsidRDefault="00982BD0" w:rsidP="00982BD0">
      <w:pPr>
        <w:spacing w:line="276" w:lineRule="auto"/>
        <w:rPr>
          <w:b/>
          <w:bCs/>
          <w:lang w:val="en-GB"/>
        </w:rPr>
      </w:pPr>
    </w:p>
    <w:p w14:paraId="6CFA811B" w14:textId="77777777" w:rsidR="00E827B3" w:rsidRDefault="00E827B3" w:rsidP="00B53EBD">
      <w:pPr>
        <w:spacing w:line="276" w:lineRule="auto"/>
        <w:rPr>
          <w:b/>
          <w:bCs/>
          <w:lang w:val="en-GB"/>
        </w:rPr>
      </w:pPr>
    </w:p>
    <w:p w14:paraId="1661C34E" w14:textId="6137C7F7" w:rsidR="00B53EBD" w:rsidRDefault="00B53EBD" w:rsidP="00B53EBD">
      <w:pPr>
        <w:spacing w:line="276" w:lineRule="auto"/>
        <w:rPr>
          <w:b/>
          <w:bCs/>
          <w:lang w:val="en-GB"/>
        </w:rPr>
      </w:pPr>
      <w:r>
        <w:rPr>
          <w:b/>
          <w:bCs/>
          <w:lang w:val="en-GB"/>
        </w:rPr>
        <w:t>NEPHROCAN INC.</w:t>
      </w:r>
    </w:p>
    <w:p w14:paraId="771A2C93" w14:textId="77777777" w:rsidR="00A57606" w:rsidRDefault="00A57606" w:rsidP="00B53EBD">
      <w:pPr>
        <w:spacing w:line="276" w:lineRule="auto"/>
        <w:rPr>
          <w:b/>
          <w:bCs/>
          <w:lang w:val="en-GB"/>
        </w:rPr>
      </w:pPr>
    </w:p>
    <w:p w14:paraId="66C3F61C" w14:textId="77777777" w:rsidR="008A1EC9" w:rsidRDefault="008A1EC9" w:rsidP="00B53EBD">
      <w:pPr>
        <w:spacing w:line="276" w:lineRule="auto"/>
        <w:rPr>
          <w:b/>
          <w:bCs/>
          <w:lang w:val="en-GB"/>
        </w:rPr>
      </w:pPr>
    </w:p>
    <w:p w14:paraId="427C1F28" w14:textId="279DAB5E" w:rsidR="00B53EBD" w:rsidRPr="00982BD0" w:rsidRDefault="00B53EBD" w:rsidP="00B53EBD">
      <w:pPr>
        <w:spacing w:line="276" w:lineRule="auto"/>
        <w:rPr>
          <w:b/>
          <w:bCs/>
          <w:lang w:val="en-GB"/>
        </w:rPr>
      </w:pPr>
      <w:r w:rsidRPr="00982BD0">
        <w:rPr>
          <w:b/>
          <w:bCs/>
          <w:lang w:val="en-GB"/>
        </w:rPr>
        <w:t>DATED AT ____________</w:t>
      </w:r>
      <w:r>
        <w:rPr>
          <w:b/>
          <w:bCs/>
          <w:lang w:val="en-GB"/>
        </w:rPr>
        <w:t xml:space="preserve">____ </w:t>
      </w:r>
      <w:r w:rsidRPr="00982BD0">
        <w:rPr>
          <w:b/>
          <w:bCs/>
          <w:lang w:val="en-GB"/>
        </w:rPr>
        <w:t>ON THIS _________</w:t>
      </w:r>
      <w:r>
        <w:rPr>
          <w:b/>
          <w:bCs/>
          <w:lang w:val="en-GB"/>
        </w:rPr>
        <w:t xml:space="preserve">DAY OF </w:t>
      </w:r>
      <w:r w:rsidRPr="00982BD0">
        <w:rPr>
          <w:b/>
          <w:bCs/>
          <w:lang w:val="en-GB"/>
        </w:rPr>
        <w:t>_____________</w:t>
      </w:r>
      <w:r w:rsidR="00B67103">
        <w:rPr>
          <w:b/>
          <w:bCs/>
          <w:lang w:val="en-GB"/>
        </w:rPr>
        <w:t>_</w:t>
      </w:r>
      <w:r w:rsidRPr="00982BD0">
        <w:rPr>
          <w:b/>
          <w:bCs/>
          <w:lang w:val="en-GB"/>
        </w:rPr>
        <w:t>2024</w:t>
      </w:r>
    </w:p>
    <w:p w14:paraId="2EC41C45" w14:textId="77777777" w:rsidR="00B53EBD" w:rsidRPr="00982BD0" w:rsidRDefault="00B53EBD" w:rsidP="00B53EBD">
      <w:pPr>
        <w:spacing w:line="276" w:lineRule="auto"/>
        <w:rPr>
          <w:b/>
          <w:bCs/>
          <w:u w:val="single"/>
          <w:lang w:val="en-GB"/>
        </w:rPr>
      </w:pPr>
    </w:p>
    <w:p w14:paraId="347D5BA2" w14:textId="77777777" w:rsidR="00B53EBD" w:rsidRPr="00982BD0" w:rsidRDefault="00B53EBD" w:rsidP="00B53EBD">
      <w:pPr>
        <w:spacing w:line="276" w:lineRule="auto"/>
        <w:rPr>
          <w:b/>
          <w:bCs/>
          <w:u w:val="single"/>
          <w:lang w:val="en-GB"/>
        </w:rPr>
      </w:pPr>
    </w:p>
    <w:p w14:paraId="48312427" w14:textId="77777777" w:rsidR="00B53EBD" w:rsidRPr="00982BD0" w:rsidRDefault="00B53EBD" w:rsidP="00B53EBD">
      <w:pPr>
        <w:spacing w:line="276" w:lineRule="auto"/>
        <w:rPr>
          <w:b/>
          <w:bCs/>
          <w:lang w:val="en-GB"/>
        </w:rPr>
      </w:pPr>
      <w:r w:rsidRPr="00982BD0">
        <w:rPr>
          <w:b/>
          <w:bCs/>
          <w:u w:val="single"/>
          <w:lang w:val="en-GB"/>
        </w:rPr>
        <w:t>AS WITNESSES</w:t>
      </w:r>
      <w:r w:rsidRPr="00982BD0">
        <w:rPr>
          <w:b/>
          <w:bCs/>
          <w:lang w:val="en-GB"/>
        </w:rPr>
        <w:t>:</w:t>
      </w:r>
    </w:p>
    <w:p w14:paraId="085BF8B0" w14:textId="77777777" w:rsidR="00B53EBD" w:rsidRDefault="00B53EBD" w:rsidP="00B53EBD">
      <w:pPr>
        <w:spacing w:line="276" w:lineRule="auto"/>
        <w:rPr>
          <w:b/>
          <w:bCs/>
          <w:lang w:val="en-GB"/>
        </w:rPr>
      </w:pPr>
    </w:p>
    <w:p w14:paraId="4B6032D5" w14:textId="77777777" w:rsidR="00B53EBD" w:rsidRDefault="00B53EBD" w:rsidP="00B53EBD">
      <w:pPr>
        <w:pStyle w:val="NoSpacing"/>
        <w:rPr>
          <w:lang w:val="en-GB"/>
        </w:rPr>
      </w:pPr>
      <w:r w:rsidRPr="00982BD0">
        <w:rPr>
          <w:lang w:val="en-GB"/>
        </w:rPr>
        <w:t>1.  _______________________</w:t>
      </w:r>
    </w:p>
    <w:p w14:paraId="1FB4D847" w14:textId="77777777" w:rsidR="00B53EBD" w:rsidRDefault="00B53EBD" w:rsidP="00B53EBD">
      <w:pPr>
        <w:pStyle w:val="NoSpacing"/>
        <w:rPr>
          <w:lang w:val="en-GB"/>
        </w:rPr>
      </w:pPr>
    </w:p>
    <w:p w14:paraId="77D9E8BE" w14:textId="77777777" w:rsidR="00B53EBD" w:rsidRPr="00982BD0" w:rsidRDefault="00B53EBD" w:rsidP="00B53EBD">
      <w:pPr>
        <w:pStyle w:val="NoSpacing"/>
        <w:rPr>
          <w:lang w:val="en-GB"/>
        </w:rPr>
      </w:pPr>
      <w:r>
        <w:rPr>
          <w:lang w:val="en-GB"/>
        </w:rPr>
        <w:t>2. ________________________</w:t>
      </w:r>
      <w:r>
        <w:rPr>
          <w:lang w:val="en-GB"/>
        </w:rPr>
        <w:tab/>
      </w:r>
      <w:r>
        <w:rPr>
          <w:lang w:val="en-GB"/>
        </w:rPr>
        <w:tab/>
      </w:r>
      <w:r>
        <w:rPr>
          <w:lang w:val="en-GB"/>
        </w:rPr>
        <w:tab/>
      </w:r>
      <w:r>
        <w:rPr>
          <w:lang w:val="en-GB"/>
        </w:rPr>
        <w:tab/>
      </w:r>
      <w:r>
        <w:rPr>
          <w:lang w:val="en-GB"/>
        </w:rPr>
        <w:tab/>
        <w:t>____________________</w:t>
      </w:r>
    </w:p>
    <w:p w14:paraId="7DC2AFC4" w14:textId="77777777" w:rsidR="00B53EBD" w:rsidRPr="00982BD0" w:rsidRDefault="00B53EBD" w:rsidP="00B53EBD">
      <w:pPr>
        <w:spacing w:line="276" w:lineRule="auto"/>
        <w:rPr>
          <w:b/>
          <w:bCs/>
          <w:lang w:val="en-GB"/>
        </w:rPr>
      </w:pPr>
      <w:r>
        <w:rPr>
          <w:b/>
          <w:bCs/>
          <w:lang w:val="en-GB"/>
        </w:rPr>
        <w:tab/>
      </w:r>
      <w:r>
        <w:rPr>
          <w:b/>
          <w:bCs/>
          <w:lang w:val="en-GB"/>
        </w:rPr>
        <w:tab/>
      </w:r>
      <w:r>
        <w:rPr>
          <w:b/>
          <w:bCs/>
          <w:lang w:val="en-GB"/>
        </w:rPr>
        <w:tab/>
      </w:r>
      <w:r>
        <w:rPr>
          <w:b/>
          <w:bCs/>
          <w:lang w:val="en-GB"/>
        </w:rPr>
        <w:tab/>
      </w:r>
      <w:r>
        <w:rPr>
          <w:b/>
          <w:bCs/>
          <w:lang w:val="en-GB"/>
        </w:rPr>
        <w:tab/>
      </w:r>
      <w:r>
        <w:rPr>
          <w:b/>
          <w:bCs/>
          <w:lang w:val="en-GB"/>
        </w:rPr>
        <w:tab/>
      </w:r>
      <w:r>
        <w:rPr>
          <w:b/>
          <w:bCs/>
          <w:lang w:val="en-GB"/>
        </w:rPr>
        <w:tab/>
      </w:r>
      <w:r>
        <w:rPr>
          <w:b/>
          <w:bCs/>
          <w:lang w:val="en-GB"/>
        </w:rPr>
        <w:tab/>
      </w:r>
      <w:r>
        <w:rPr>
          <w:b/>
          <w:bCs/>
          <w:lang w:val="en-GB"/>
        </w:rPr>
        <w:tab/>
        <w:t xml:space="preserve">         </w:t>
      </w:r>
      <w:r w:rsidRPr="00982BD0">
        <w:rPr>
          <w:b/>
          <w:bCs/>
          <w:lang w:val="en-GB"/>
        </w:rPr>
        <w:t>DIRECTOR</w:t>
      </w:r>
      <w:r w:rsidRPr="00982BD0">
        <w:rPr>
          <w:b/>
          <w:bCs/>
          <w:lang w:val="en-GB"/>
        </w:rPr>
        <w:tab/>
      </w:r>
      <w:r w:rsidRPr="00982BD0">
        <w:rPr>
          <w:b/>
          <w:bCs/>
          <w:lang w:val="en-GB"/>
        </w:rPr>
        <w:tab/>
      </w:r>
    </w:p>
    <w:p w14:paraId="4A9B74B4" w14:textId="6C296412" w:rsidR="00B53EBD" w:rsidRPr="00982BD0" w:rsidRDefault="00B53EBD" w:rsidP="00EF0246">
      <w:pPr>
        <w:pStyle w:val="NoSpacing"/>
        <w:ind w:left="6444"/>
        <w:jc w:val="both"/>
        <w:rPr>
          <w:lang w:val="en-GB"/>
        </w:rPr>
      </w:pPr>
      <w:r w:rsidRPr="00982BD0">
        <w:rPr>
          <w:lang w:val="en-GB"/>
        </w:rPr>
        <w:t>for and on behalf of the</w:t>
      </w:r>
      <w:r>
        <w:rPr>
          <w:lang w:val="en-GB"/>
        </w:rPr>
        <w:t xml:space="preserve"> </w:t>
      </w:r>
      <w:r w:rsidRPr="00982BD0">
        <w:rPr>
          <w:lang w:val="en-GB"/>
        </w:rPr>
        <w:t>company who warrants that he is duly authorised theret</w:t>
      </w:r>
      <w:r w:rsidR="00EF0246">
        <w:rPr>
          <w:lang w:val="en-GB"/>
        </w:rPr>
        <w:t>o</w:t>
      </w:r>
    </w:p>
    <w:p w14:paraId="48D90624" w14:textId="575AD454" w:rsidR="00B53EBD" w:rsidRDefault="00B53EBD" w:rsidP="00B53EBD">
      <w:pPr>
        <w:pStyle w:val="NoSpacing"/>
        <w:ind w:left="6444"/>
        <w:jc w:val="both"/>
        <w:rPr>
          <w:lang w:val="en-GB"/>
        </w:rPr>
      </w:pPr>
      <w:r>
        <w:rPr>
          <w:lang w:val="en-GB"/>
        </w:rPr>
        <w:tab/>
        <w:t xml:space="preserve">Name: </w:t>
      </w:r>
      <w:ins w:id="245" w:author="Murray Stewart" w:date="2024-10-30T18:57:00Z" w16du:dateUtc="2024-10-30T16:57:00Z">
        <w:r w:rsidR="008F4060" w:rsidRPr="004517AE">
          <w:rPr>
            <w:color w:val="FF0000"/>
            <w:rPrChange w:id="246" w:author="Murray Stewart" w:date="2024-10-31T08:55:00Z" w16du:dateUtc="2024-10-31T06:55:00Z">
              <w:rPr/>
            </w:rPrChange>
          </w:rPr>
          <w:t>Robert Ghattas</w:t>
        </w:r>
      </w:ins>
    </w:p>
    <w:p w14:paraId="16D664B5" w14:textId="0C2A31DD" w:rsidR="00D11392" w:rsidRPr="00B562BC" w:rsidRDefault="00B53EBD" w:rsidP="00B562BC">
      <w:pPr>
        <w:pStyle w:val="NoSpacing"/>
        <w:ind w:left="6444"/>
        <w:jc w:val="both"/>
        <w:rPr>
          <w:lang w:val="en-GB"/>
        </w:rPr>
      </w:pPr>
      <w:r>
        <w:rPr>
          <w:lang w:val="en-GB"/>
        </w:rPr>
        <w:t>Title</w:t>
      </w:r>
      <w:r w:rsidR="00B562BC">
        <w:rPr>
          <w:lang w:val="en-GB"/>
        </w:rPr>
        <w:t>:</w:t>
      </w:r>
      <w:r w:rsidR="00F20AE9">
        <w:rPr>
          <w:lang w:val="en-GB"/>
        </w:rPr>
        <w:t xml:space="preserve">   ………………….</w:t>
      </w:r>
    </w:p>
    <w:p w14:paraId="2D474AD1" w14:textId="77777777" w:rsidR="00EF78D2" w:rsidRDefault="00EF78D2" w:rsidP="00C906CF">
      <w:pPr>
        <w:spacing w:line="276" w:lineRule="auto"/>
        <w:jc w:val="center"/>
        <w:rPr>
          <w:b/>
          <w:bCs/>
        </w:rPr>
      </w:pPr>
    </w:p>
    <w:p w14:paraId="476D109A" w14:textId="77777777" w:rsidR="008A1EC9" w:rsidRDefault="008A1EC9" w:rsidP="00C906CF">
      <w:pPr>
        <w:spacing w:line="276" w:lineRule="auto"/>
        <w:jc w:val="center"/>
        <w:rPr>
          <w:b/>
          <w:bCs/>
        </w:rPr>
      </w:pPr>
    </w:p>
    <w:p w14:paraId="56983107" w14:textId="77777777" w:rsidR="008A1EC9" w:rsidRDefault="008A1EC9" w:rsidP="00C906CF">
      <w:pPr>
        <w:spacing w:line="276" w:lineRule="auto"/>
        <w:jc w:val="center"/>
        <w:rPr>
          <w:b/>
          <w:bCs/>
        </w:rPr>
      </w:pPr>
    </w:p>
    <w:p w14:paraId="12442B90" w14:textId="3E22C2CE" w:rsidR="00C906CF" w:rsidRPr="00E62888" w:rsidRDefault="00D11392" w:rsidP="00C906CF">
      <w:pPr>
        <w:spacing w:line="276" w:lineRule="auto"/>
        <w:jc w:val="center"/>
        <w:rPr>
          <w:b/>
          <w:bCs/>
        </w:rPr>
      </w:pPr>
      <w:r w:rsidRPr="00E62888">
        <w:rPr>
          <w:b/>
          <w:bCs/>
        </w:rPr>
        <w:lastRenderedPageBreak/>
        <w:t>Annex – I</w:t>
      </w:r>
      <w:r w:rsidR="00C906CF">
        <w:rPr>
          <w:b/>
          <w:bCs/>
        </w:rPr>
        <w:t xml:space="preserve"> &amp; </w:t>
      </w:r>
      <w:r w:rsidR="00C906CF" w:rsidRPr="00E62888">
        <w:rPr>
          <w:b/>
          <w:bCs/>
        </w:rPr>
        <w:t xml:space="preserve">Annex – II </w:t>
      </w:r>
    </w:p>
    <w:p w14:paraId="39E22D4D" w14:textId="5C47F420" w:rsidR="00D11392" w:rsidRPr="00E62888" w:rsidRDefault="00D11392" w:rsidP="00D11392">
      <w:pPr>
        <w:spacing w:line="276" w:lineRule="auto"/>
        <w:jc w:val="center"/>
        <w:rPr>
          <w:b/>
          <w:bCs/>
        </w:rPr>
      </w:pPr>
    </w:p>
    <w:p w14:paraId="34F0A9A2" w14:textId="77777777" w:rsidR="00D11392" w:rsidRDefault="00D11392" w:rsidP="00D11392">
      <w:pPr>
        <w:spacing w:line="276" w:lineRule="auto"/>
        <w:jc w:val="center"/>
      </w:pPr>
    </w:p>
    <w:p w14:paraId="0FA86A58" w14:textId="77777777" w:rsidR="00D11392" w:rsidRDefault="00D11392" w:rsidP="00D11392">
      <w:pPr>
        <w:spacing w:line="276" w:lineRule="auto"/>
        <w:jc w:val="center"/>
      </w:pPr>
      <w:r>
        <w:t xml:space="preserve">Products </w:t>
      </w:r>
    </w:p>
    <w:p w14:paraId="4B04782D" w14:textId="77777777" w:rsidR="00D11392" w:rsidRDefault="00D11392" w:rsidP="00D11392">
      <w:pPr>
        <w:spacing w:line="276" w:lineRule="auto"/>
        <w:jc w:val="center"/>
      </w:pPr>
    </w:p>
    <w:p w14:paraId="5E1CE6AD" w14:textId="072AD6A4" w:rsidR="00B45561" w:rsidRDefault="00D11392" w:rsidP="00B45561">
      <w:pPr>
        <w:spacing w:line="276" w:lineRule="auto"/>
        <w:jc w:val="center"/>
      </w:pPr>
      <w:r>
        <w:t xml:space="preserve">(Product list- names, description &amp; codes) </w:t>
      </w:r>
      <w:r w:rsidR="00B45561">
        <w:br/>
        <w:t xml:space="preserve">(Price </w:t>
      </w:r>
      <w:r w:rsidR="00B562BC">
        <w:t>List)</w:t>
      </w:r>
    </w:p>
    <w:p w14:paraId="15FEC60D" w14:textId="77777777" w:rsidR="00D11392" w:rsidRDefault="00D11392" w:rsidP="002239C3">
      <w:pPr>
        <w:spacing w:line="276" w:lineRule="auto"/>
      </w:pPr>
    </w:p>
    <w:p w14:paraId="6A009984" w14:textId="77777777" w:rsidR="00D11392" w:rsidRDefault="00D11392" w:rsidP="00D11392">
      <w:pPr>
        <w:spacing w:line="276" w:lineRule="auto"/>
        <w:jc w:val="center"/>
      </w:pPr>
      <w:r>
        <w:t xml:space="preserve">(signed by both parties) </w:t>
      </w:r>
    </w:p>
    <w:p w14:paraId="340E5105" w14:textId="77777777" w:rsidR="00D11392" w:rsidRDefault="00D11392" w:rsidP="00D11392">
      <w:pPr>
        <w:spacing w:line="276" w:lineRule="auto"/>
      </w:pPr>
    </w:p>
    <w:p w14:paraId="2446EE28" w14:textId="77777777" w:rsidR="00D11392" w:rsidRDefault="00D11392" w:rsidP="00D11392">
      <w:pPr>
        <w:spacing w:line="276" w:lineRule="auto"/>
        <w:jc w:val="cente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1"/>
        <w:gridCol w:w="2084"/>
        <w:gridCol w:w="2096"/>
        <w:gridCol w:w="1779"/>
        <w:gridCol w:w="1484"/>
        <w:gridCol w:w="1240"/>
      </w:tblGrid>
      <w:tr w:rsidR="004C330D" w:rsidRPr="004C69F5" w14:paraId="1F491659" w14:textId="77777777" w:rsidTr="009B0CBE">
        <w:trPr>
          <w:trHeight w:val="285"/>
        </w:trPr>
        <w:tc>
          <w:tcPr>
            <w:tcW w:w="661" w:type="dxa"/>
            <w:tcBorders>
              <w:top w:val="single" w:sz="6" w:space="0" w:color="auto"/>
              <w:left w:val="single" w:sz="6" w:space="0" w:color="auto"/>
              <w:bottom w:val="single" w:sz="6" w:space="0" w:color="auto"/>
              <w:right w:val="single" w:sz="6" w:space="0" w:color="auto"/>
            </w:tcBorders>
            <w:shd w:val="clear" w:color="auto" w:fill="E2EFD9"/>
            <w:vAlign w:val="center"/>
            <w:hideMark/>
          </w:tcPr>
          <w:p w14:paraId="3E453131" w14:textId="77777777" w:rsidR="004C69F5" w:rsidRPr="004C69F5" w:rsidRDefault="004C69F5" w:rsidP="004C69F5">
            <w:pPr>
              <w:spacing w:line="276" w:lineRule="auto"/>
              <w:jc w:val="center"/>
            </w:pPr>
            <w:r w:rsidRPr="004C69F5">
              <w:rPr>
                <w:b/>
                <w:bCs/>
              </w:rPr>
              <w:t>Row</w:t>
            </w:r>
            <w:r w:rsidRPr="004C69F5">
              <w:t> </w:t>
            </w:r>
          </w:p>
        </w:tc>
        <w:tc>
          <w:tcPr>
            <w:tcW w:w="2084" w:type="dxa"/>
            <w:tcBorders>
              <w:top w:val="single" w:sz="6" w:space="0" w:color="auto"/>
              <w:left w:val="single" w:sz="6" w:space="0" w:color="auto"/>
              <w:bottom w:val="single" w:sz="6" w:space="0" w:color="auto"/>
              <w:right w:val="single" w:sz="6" w:space="0" w:color="auto"/>
            </w:tcBorders>
            <w:shd w:val="clear" w:color="auto" w:fill="E2EFD9"/>
            <w:vAlign w:val="center"/>
            <w:hideMark/>
          </w:tcPr>
          <w:p w14:paraId="7F7CF0D9" w14:textId="77777777" w:rsidR="004C69F5" w:rsidRPr="004C69F5" w:rsidRDefault="004C69F5" w:rsidP="004C69F5">
            <w:pPr>
              <w:spacing w:line="276" w:lineRule="auto"/>
              <w:jc w:val="center"/>
            </w:pPr>
            <w:r w:rsidRPr="004C69F5">
              <w:rPr>
                <w:b/>
                <w:bCs/>
              </w:rPr>
              <w:t>Product Name</w:t>
            </w:r>
            <w:r w:rsidRPr="004C69F5">
              <w:rPr>
                <w:rtl/>
              </w:rPr>
              <w:t> </w:t>
            </w:r>
          </w:p>
        </w:tc>
        <w:tc>
          <w:tcPr>
            <w:tcW w:w="3875" w:type="dxa"/>
            <w:gridSpan w:val="2"/>
            <w:tcBorders>
              <w:top w:val="single" w:sz="6" w:space="0" w:color="auto"/>
              <w:left w:val="single" w:sz="6" w:space="0" w:color="auto"/>
              <w:bottom w:val="single" w:sz="6" w:space="0" w:color="auto"/>
              <w:right w:val="single" w:sz="6" w:space="0" w:color="auto"/>
            </w:tcBorders>
            <w:shd w:val="clear" w:color="auto" w:fill="E2EFD9"/>
            <w:vAlign w:val="center"/>
            <w:hideMark/>
          </w:tcPr>
          <w:p w14:paraId="7730C30B" w14:textId="394B4D80" w:rsidR="004C69F5" w:rsidRPr="004C69F5" w:rsidRDefault="004C69F5" w:rsidP="004C69F5">
            <w:pPr>
              <w:spacing w:line="276" w:lineRule="auto"/>
              <w:jc w:val="center"/>
              <w:rPr>
                <w:rtl/>
              </w:rPr>
            </w:pPr>
            <w:r w:rsidRPr="004C69F5">
              <w:rPr>
                <w:b/>
                <w:bCs/>
              </w:rPr>
              <w:t xml:space="preserve">Description: </w:t>
            </w:r>
          </w:p>
        </w:tc>
        <w:tc>
          <w:tcPr>
            <w:tcW w:w="1484" w:type="dxa"/>
            <w:tcBorders>
              <w:top w:val="single" w:sz="6" w:space="0" w:color="auto"/>
              <w:left w:val="single" w:sz="6" w:space="0" w:color="auto"/>
              <w:bottom w:val="single" w:sz="6" w:space="0" w:color="auto"/>
              <w:right w:val="single" w:sz="6" w:space="0" w:color="auto"/>
            </w:tcBorders>
            <w:shd w:val="clear" w:color="auto" w:fill="E2EFD9"/>
            <w:vAlign w:val="center"/>
            <w:hideMark/>
          </w:tcPr>
          <w:p w14:paraId="24B773E9" w14:textId="77777777" w:rsidR="004C69F5" w:rsidRPr="004C69F5" w:rsidRDefault="004C69F5" w:rsidP="004C69F5">
            <w:pPr>
              <w:spacing w:line="276" w:lineRule="auto"/>
              <w:jc w:val="center"/>
            </w:pPr>
            <w:r w:rsidRPr="004C69F5">
              <w:rPr>
                <w:b/>
                <w:bCs/>
              </w:rPr>
              <w:t>Product Code (REF)</w:t>
            </w:r>
            <w:r w:rsidRPr="004C69F5">
              <w:t> </w:t>
            </w:r>
          </w:p>
        </w:tc>
        <w:tc>
          <w:tcPr>
            <w:tcW w:w="1240" w:type="dxa"/>
            <w:tcBorders>
              <w:top w:val="single" w:sz="6" w:space="0" w:color="auto"/>
              <w:left w:val="single" w:sz="6" w:space="0" w:color="auto"/>
              <w:bottom w:val="single" w:sz="6" w:space="0" w:color="auto"/>
              <w:right w:val="single" w:sz="6" w:space="0" w:color="auto"/>
            </w:tcBorders>
            <w:shd w:val="clear" w:color="auto" w:fill="E2EFD9"/>
            <w:hideMark/>
          </w:tcPr>
          <w:p w14:paraId="2CE66F50" w14:textId="584F3068" w:rsidR="004C69F5" w:rsidRPr="004C69F5" w:rsidRDefault="004C69F5" w:rsidP="004C69F5">
            <w:pPr>
              <w:spacing w:line="276" w:lineRule="auto"/>
              <w:jc w:val="center"/>
            </w:pPr>
            <w:r w:rsidRPr="004C69F5">
              <w:rPr>
                <w:b/>
                <w:bCs/>
              </w:rPr>
              <w:t>Transfer Price</w:t>
            </w:r>
            <w:r w:rsidR="004C330D">
              <w:rPr>
                <w:b/>
                <w:bCs/>
              </w:rPr>
              <w:t>/each</w:t>
            </w:r>
            <w:r w:rsidRPr="004C69F5">
              <w:rPr>
                <w:b/>
                <w:bCs/>
              </w:rPr>
              <w:t xml:space="preserve"> in USD EXW</w:t>
            </w:r>
            <w:r w:rsidRPr="004C69F5">
              <w:t> </w:t>
            </w:r>
          </w:p>
        </w:tc>
      </w:tr>
      <w:tr w:rsidR="002239C3" w:rsidRPr="004C69F5" w14:paraId="0A01BD79"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EB1658" w14:textId="1D2A41A7" w:rsidR="0036426F" w:rsidRPr="004C69F5" w:rsidRDefault="00524D57" w:rsidP="004C69F5">
            <w:pPr>
              <w:spacing w:line="276" w:lineRule="auto"/>
              <w:jc w:val="center"/>
            </w:pPr>
            <w:r>
              <w:t>1</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C508C8" w14:textId="64E23555" w:rsidR="0036426F" w:rsidRPr="004C69F5" w:rsidRDefault="0036426F" w:rsidP="004C69F5">
            <w:pPr>
              <w:spacing w:line="276" w:lineRule="auto"/>
              <w:jc w:val="center"/>
              <w:rPr>
                <w:rtl/>
              </w:rPr>
            </w:pPr>
            <w:r w:rsidRPr="004C69F5">
              <w:rPr>
                <w:i/>
                <w:iCs/>
              </w:rPr>
              <w:t>NephroPS130R</w:t>
            </w:r>
            <w:r w:rsidRPr="004C69F5">
              <w:t> </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958E12" w14:textId="77777777" w:rsidR="0036426F" w:rsidRPr="004C69F5" w:rsidRDefault="0036426F" w:rsidP="004C69F5">
            <w:pPr>
              <w:spacing w:line="276" w:lineRule="auto"/>
              <w:jc w:val="center"/>
            </w:pPr>
            <w:r w:rsidRPr="004C69F5">
              <w:t>Polysulfone Hemodialyzer  </w:t>
            </w:r>
          </w:p>
          <w:p w14:paraId="314FE1FB" w14:textId="6177F605" w:rsidR="0036426F" w:rsidRPr="004C69F5" w:rsidRDefault="0036426F" w:rsidP="004C69F5">
            <w:pPr>
              <w:spacing w:line="276" w:lineRule="auto"/>
              <w:jc w:val="center"/>
            </w:pPr>
            <w:r w:rsidRPr="004C69F5">
              <w:t>1.3 m</w:t>
            </w:r>
            <w:r w:rsidRPr="004C69F5">
              <w:rPr>
                <w:vertAlign w:val="superscript"/>
              </w:rPr>
              <w:t>2</w:t>
            </w:r>
            <w:r w:rsidRPr="004C69F5">
              <w:t>, High Flux, </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9D2D47" w14:textId="1713543A" w:rsidR="0036426F" w:rsidRPr="004C69F5" w:rsidRDefault="0036426F" w:rsidP="004C69F5">
            <w:pPr>
              <w:spacing w:line="276" w:lineRule="auto"/>
              <w:jc w:val="center"/>
            </w:pPr>
            <w:r w:rsidRPr="004C69F5">
              <w:t>Sterilized by Gamma </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DEE77F" w14:textId="3200A5B7" w:rsidR="0036426F" w:rsidRPr="004C69F5" w:rsidRDefault="0036426F" w:rsidP="004C69F5">
            <w:pPr>
              <w:spacing w:line="276" w:lineRule="auto"/>
              <w:jc w:val="center"/>
            </w:pPr>
            <w:r w:rsidRPr="004C69F5">
              <w:t>4210262 </w:t>
            </w:r>
          </w:p>
        </w:tc>
        <w:tc>
          <w:tcPr>
            <w:tcW w:w="1240" w:type="dxa"/>
            <w:tcBorders>
              <w:top w:val="single" w:sz="6" w:space="0" w:color="auto"/>
              <w:left w:val="single" w:sz="6" w:space="0" w:color="auto"/>
              <w:bottom w:val="single" w:sz="6" w:space="0" w:color="auto"/>
              <w:right w:val="single" w:sz="6" w:space="0" w:color="auto"/>
            </w:tcBorders>
            <w:shd w:val="clear" w:color="auto" w:fill="auto"/>
            <w:hideMark/>
          </w:tcPr>
          <w:p w14:paraId="6A63996C" w14:textId="33FD6EF0" w:rsidR="0036426F" w:rsidRPr="004C69F5" w:rsidRDefault="0036426F" w:rsidP="004C69F5">
            <w:pPr>
              <w:spacing w:line="276" w:lineRule="auto"/>
              <w:jc w:val="center"/>
            </w:pPr>
            <w:r w:rsidRPr="004C69F5">
              <w:t xml:space="preserve">$ </w:t>
            </w:r>
            <w:r>
              <w:t>6</w:t>
            </w:r>
            <w:r w:rsidR="005B31DD">
              <w:t>.</w:t>
            </w:r>
            <w:r>
              <w:t>3</w:t>
            </w:r>
            <w:r w:rsidRPr="004C69F5">
              <w:t>0  </w:t>
            </w:r>
          </w:p>
        </w:tc>
      </w:tr>
      <w:tr w:rsidR="002239C3" w:rsidRPr="004C69F5" w14:paraId="381653AA"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CE7A62" w14:textId="28C395A8" w:rsidR="0036426F" w:rsidRPr="004C69F5" w:rsidRDefault="00524D57" w:rsidP="004C69F5">
            <w:pPr>
              <w:spacing w:line="276" w:lineRule="auto"/>
              <w:jc w:val="center"/>
            </w:pPr>
            <w:r>
              <w:t>2</w:t>
            </w:r>
            <w:r w:rsidR="0036426F" w:rsidRPr="004C69F5">
              <w:rPr>
                <w:rtl/>
              </w:rPr>
              <w:t> </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3A00FB" w14:textId="08EAFB0F" w:rsidR="0036426F" w:rsidRPr="004C69F5" w:rsidRDefault="0036426F" w:rsidP="004C69F5">
            <w:pPr>
              <w:spacing w:line="276" w:lineRule="auto"/>
              <w:jc w:val="center"/>
              <w:rPr>
                <w:rtl/>
              </w:rPr>
            </w:pPr>
            <w:r w:rsidRPr="004C69F5">
              <w:rPr>
                <w:i/>
                <w:iCs/>
              </w:rPr>
              <w:t>NephroPS160R</w:t>
            </w:r>
            <w:r w:rsidRPr="004C69F5">
              <w:t> </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329D6E" w14:textId="77777777" w:rsidR="0036426F" w:rsidRPr="004C69F5" w:rsidRDefault="0036426F" w:rsidP="004C69F5">
            <w:pPr>
              <w:spacing w:line="276" w:lineRule="auto"/>
              <w:jc w:val="center"/>
            </w:pPr>
            <w:r w:rsidRPr="004C69F5">
              <w:t>Polysulfone Hemodialyzer  </w:t>
            </w:r>
          </w:p>
          <w:p w14:paraId="5F6080D1" w14:textId="32CE68EB" w:rsidR="0036426F" w:rsidRPr="004C69F5" w:rsidRDefault="0036426F" w:rsidP="004C69F5">
            <w:pPr>
              <w:spacing w:line="276" w:lineRule="auto"/>
              <w:jc w:val="center"/>
            </w:pPr>
            <w:r w:rsidRPr="004C69F5">
              <w:t>1.6 m</w:t>
            </w:r>
            <w:r w:rsidRPr="004C69F5">
              <w:rPr>
                <w:vertAlign w:val="superscript"/>
              </w:rPr>
              <w:t>2</w:t>
            </w:r>
            <w:r w:rsidRPr="004C69F5">
              <w:t>, High Flux, </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3AC265" w14:textId="78EF2C11" w:rsidR="0036426F" w:rsidRPr="004C69F5" w:rsidRDefault="0036426F" w:rsidP="004C69F5">
            <w:pPr>
              <w:spacing w:line="276" w:lineRule="auto"/>
              <w:jc w:val="center"/>
            </w:pPr>
            <w:r w:rsidRPr="004C69F5">
              <w:t>Sterilized by Gamma </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4068D2" w14:textId="19E5C1F4" w:rsidR="0036426F" w:rsidRPr="004C69F5" w:rsidRDefault="0036426F" w:rsidP="004C69F5">
            <w:pPr>
              <w:spacing w:line="276" w:lineRule="auto"/>
              <w:jc w:val="center"/>
            </w:pPr>
            <w:r w:rsidRPr="004C69F5">
              <w:t>4210267 </w:t>
            </w:r>
          </w:p>
        </w:tc>
        <w:tc>
          <w:tcPr>
            <w:tcW w:w="1240" w:type="dxa"/>
            <w:tcBorders>
              <w:top w:val="single" w:sz="6" w:space="0" w:color="auto"/>
              <w:left w:val="single" w:sz="6" w:space="0" w:color="auto"/>
              <w:bottom w:val="single" w:sz="6" w:space="0" w:color="auto"/>
              <w:right w:val="single" w:sz="6" w:space="0" w:color="auto"/>
            </w:tcBorders>
            <w:shd w:val="clear" w:color="auto" w:fill="auto"/>
            <w:hideMark/>
          </w:tcPr>
          <w:p w14:paraId="1B0208BF" w14:textId="79E76F9A" w:rsidR="0036426F" w:rsidRPr="004C69F5" w:rsidRDefault="0036426F" w:rsidP="004C69F5">
            <w:pPr>
              <w:spacing w:line="276" w:lineRule="auto"/>
              <w:jc w:val="center"/>
            </w:pPr>
            <w:r w:rsidRPr="004C69F5">
              <w:t xml:space="preserve">$ </w:t>
            </w:r>
            <w:r>
              <w:t>6</w:t>
            </w:r>
            <w:r w:rsidR="005B31DD">
              <w:t>.</w:t>
            </w:r>
            <w:r>
              <w:t>3</w:t>
            </w:r>
            <w:r w:rsidRPr="004C69F5">
              <w:t>0  </w:t>
            </w:r>
          </w:p>
        </w:tc>
      </w:tr>
      <w:tr w:rsidR="002239C3" w:rsidRPr="004C69F5" w14:paraId="24816ACB"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947726" w14:textId="73F615AE" w:rsidR="0036426F" w:rsidRPr="004C69F5" w:rsidRDefault="00524D57" w:rsidP="004C69F5">
            <w:pPr>
              <w:spacing w:line="276" w:lineRule="auto"/>
              <w:jc w:val="center"/>
            </w:pPr>
            <w:r>
              <w:t>3</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ABD735" w14:textId="132573E8" w:rsidR="0036426F" w:rsidRPr="004C69F5" w:rsidRDefault="0036426F" w:rsidP="004C69F5">
            <w:pPr>
              <w:spacing w:line="276" w:lineRule="auto"/>
              <w:jc w:val="center"/>
              <w:rPr>
                <w:rtl/>
              </w:rPr>
            </w:pPr>
            <w:r w:rsidRPr="004C69F5">
              <w:rPr>
                <w:i/>
                <w:iCs/>
              </w:rPr>
              <w:t>NephroPS180R</w:t>
            </w:r>
            <w:r w:rsidRPr="004C69F5">
              <w:t> </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12CDA5" w14:textId="77777777" w:rsidR="0036426F" w:rsidRPr="004C69F5" w:rsidRDefault="0036426F" w:rsidP="004C69F5">
            <w:pPr>
              <w:spacing w:line="276" w:lineRule="auto"/>
              <w:jc w:val="center"/>
            </w:pPr>
            <w:r w:rsidRPr="004C69F5">
              <w:t>Polysulfone Hemodialyzer  </w:t>
            </w:r>
          </w:p>
          <w:p w14:paraId="703FBF42" w14:textId="2667E226" w:rsidR="0036426F" w:rsidRPr="004C69F5" w:rsidRDefault="0036426F" w:rsidP="004C69F5">
            <w:pPr>
              <w:spacing w:line="276" w:lineRule="auto"/>
              <w:jc w:val="center"/>
            </w:pPr>
            <w:r w:rsidRPr="004C69F5">
              <w:t>1.8 m</w:t>
            </w:r>
            <w:r w:rsidRPr="004C69F5">
              <w:rPr>
                <w:vertAlign w:val="superscript"/>
              </w:rPr>
              <w:t>2</w:t>
            </w:r>
            <w:r w:rsidRPr="004C69F5">
              <w:t>, High Flux, </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9941C8" w14:textId="25ACF91F" w:rsidR="0036426F" w:rsidRPr="004C69F5" w:rsidRDefault="0036426F" w:rsidP="004C69F5">
            <w:pPr>
              <w:spacing w:line="276" w:lineRule="auto"/>
              <w:jc w:val="center"/>
            </w:pPr>
            <w:r w:rsidRPr="004C69F5">
              <w:t>Sterilized by Gamma </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7D8AC6" w14:textId="18606154" w:rsidR="0036426F" w:rsidRPr="004C69F5" w:rsidRDefault="0036426F" w:rsidP="004C69F5">
            <w:pPr>
              <w:spacing w:line="276" w:lineRule="auto"/>
              <w:jc w:val="center"/>
            </w:pPr>
            <w:r w:rsidRPr="004C69F5">
              <w:t>4210272 </w:t>
            </w:r>
          </w:p>
        </w:tc>
        <w:tc>
          <w:tcPr>
            <w:tcW w:w="1240" w:type="dxa"/>
            <w:tcBorders>
              <w:top w:val="single" w:sz="6" w:space="0" w:color="auto"/>
              <w:left w:val="single" w:sz="6" w:space="0" w:color="auto"/>
              <w:bottom w:val="single" w:sz="6" w:space="0" w:color="auto"/>
              <w:right w:val="single" w:sz="6" w:space="0" w:color="auto"/>
            </w:tcBorders>
            <w:shd w:val="clear" w:color="auto" w:fill="auto"/>
            <w:hideMark/>
          </w:tcPr>
          <w:p w14:paraId="0D417DBD" w14:textId="349A820C" w:rsidR="0036426F" w:rsidRPr="004C69F5" w:rsidRDefault="0036426F" w:rsidP="004C69F5">
            <w:pPr>
              <w:spacing w:line="276" w:lineRule="auto"/>
              <w:jc w:val="center"/>
            </w:pPr>
            <w:r w:rsidRPr="004C69F5">
              <w:t xml:space="preserve">$ </w:t>
            </w:r>
            <w:r>
              <w:t>6</w:t>
            </w:r>
            <w:r w:rsidR="005B31DD">
              <w:t>.</w:t>
            </w:r>
            <w:r>
              <w:t>3</w:t>
            </w:r>
            <w:r w:rsidRPr="004C69F5">
              <w:t>0  </w:t>
            </w:r>
          </w:p>
        </w:tc>
      </w:tr>
      <w:tr w:rsidR="002239C3" w:rsidRPr="004C69F5" w14:paraId="74562129"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EAAAE4" w14:textId="3B151D97" w:rsidR="0036426F" w:rsidRPr="004C69F5" w:rsidRDefault="00524D57" w:rsidP="004C69F5">
            <w:pPr>
              <w:spacing w:line="276" w:lineRule="auto"/>
              <w:jc w:val="center"/>
            </w:pPr>
            <w:r>
              <w:t>4</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AAA8B3" w14:textId="6255530A" w:rsidR="0036426F" w:rsidRPr="004C69F5" w:rsidRDefault="0036426F" w:rsidP="004C69F5">
            <w:pPr>
              <w:spacing w:line="276" w:lineRule="auto"/>
              <w:jc w:val="center"/>
              <w:rPr>
                <w:rtl/>
              </w:rPr>
            </w:pPr>
            <w:r w:rsidRPr="004C69F5">
              <w:rPr>
                <w:i/>
                <w:iCs/>
              </w:rPr>
              <w:t>NephroPS200R</w:t>
            </w:r>
            <w:r w:rsidRPr="004C69F5">
              <w:t> </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F4F866" w14:textId="77777777" w:rsidR="0036426F" w:rsidRPr="004C69F5" w:rsidRDefault="0036426F" w:rsidP="004C69F5">
            <w:pPr>
              <w:spacing w:line="276" w:lineRule="auto"/>
              <w:jc w:val="center"/>
            </w:pPr>
            <w:r w:rsidRPr="004C69F5">
              <w:t>Polysulfone Hemodialyzer  </w:t>
            </w:r>
          </w:p>
          <w:p w14:paraId="3F2653DF" w14:textId="11EA32CE" w:rsidR="0036426F" w:rsidRPr="004C69F5" w:rsidRDefault="0036426F" w:rsidP="004C69F5">
            <w:pPr>
              <w:spacing w:line="276" w:lineRule="auto"/>
              <w:jc w:val="center"/>
            </w:pPr>
            <w:r w:rsidRPr="004C69F5">
              <w:rPr>
                <w:rtl/>
              </w:rPr>
              <w:t xml:space="preserve">2.0 </w:t>
            </w:r>
            <w:r w:rsidRPr="004C69F5">
              <w:t>m</w:t>
            </w:r>
            <w:r w:rsidRPr="004C69F5">
              <w:rPr>
                <w:rtl/>
              </w:rPr>
              <w:t xml:space="preserve">2, </w:t>
            </w:r>
            <w:r w:rsidRPr="004C69F5">
              <w:t>High Flux</w:t>
            </w:r>
            <w:r w:rsidRPr="004C69F5">
              <w:rPr>
                <w:rtl/>
              </w:rPr>
              <w:t>, </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6C63D5" w14:textId="385E2F7C" w:rsidR="0036426F" w:rsidRPr="004C69F5" w:rsidRDefault="0036426F" w:rsidP="004C69F5">
            <w:pPr>
              <w:spacing w:line="276" w:lineRule="auto"/>
              <w:jc w:val="center"/>
            </w:pPr>
            <w:r w:rsidRPr="004C69F5">
              <w:t>Sterilized by Gamma </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3EC9B5" w14:textId="7985AACD" w:rsidR="0036426F" w:rsidRPr="004C69F5" w:rsidRDefault="0036426F" w:rsidP="004C69F5">
            <w:pPr>
              <w:spacing w:line="276" w:lineRule="auto"/>
              <w:jc w:val="center"/>
            </w:pPr>
            <w:r w:rsidRPr="004C69F5">
              <w:t>4210277 </w:t>
            </w:r>
          </w:p>
        </w:tc>
        <w:tc>
          <w:tcPr>
            <w:tcW w:w="1240" w:type="dxa"/>
            <w:tcBorders>
              <w:top w:val="single" w:sz="6" w:space="0" w:color="auto"/>
              <w:left w:val="single" w:sz="6" w:space="0" w:color="auto"/>
              <w:bottom w:val="single" w:sz="6" w:space="0" w:color="auto"/>
              <w:right w:val="single" w:sz="6" w:space="0" w:color="auto"/>
            </w:tcBorders>
            <w:shd w:val="clear" w:color="auto" w:fill="auto"/>
            <w:hideMark/>
          </w:tcPr>
          <w:p w14:paraId="74CCEABC" w14:textId="042946F1" w:rsidR="0036426F" w:rsidRPr="004C69F5" w:rsidRDefault="0036426F" w:rsidP="004C69F5">
            <w:pPr>
              <w:spacing w:line="276" w:lineRule="auto"/>
              <w:jc w:val="center"/>
            </w:pPr>
            <w:r w:rsidRPr="004C69F5">
              <w:t xml:space="preserve">$ </w:t>
            </w:r>
            <w:r>
              <w:t>6</w:t>
            </w:r>
            <w:r w:rsidR="005B31DD">
              <w:t>.</w:t>
            </w:r>
            <w:r>
              <w:t>3</w:t>
            </w:r>
            <w:r w:rsidRPr="004C69F5">
              <w:t>0  </w:t>
            </w:r>
          </w:p>
        </w:tc>
      </w:tr>
      <w:tr w:rsidR="002239C3" w:rsidRPr="004C69F5" w14:paraId="4F86A7FD"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430D45" w14:textId="3F983EFC" w:rsidR="0036426F" w:rsidRPr="004C69F5" w:rsidRDefault="00524D57" w:rsidP="004C69F5">
            <w:pPr>
              <w:spacing w:line="276" w:lineRule="auto"/>
              <w:jc w:val="center"/>
            </w:pPr>
            <w:r>
              <w:t>5</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60CEC8" w14:textId="764E58C5" w:rsidR="0036426F" w:rsidRPr="004C69F5" w:rsidRDefault="00E26C0F" w:rsidP="004C69F5">
            <w:pPr>
              <w:spacing w:line="276" w:lineRule="auto"/>
              <w:jc w:val="center"/>
              <w:rPr>
                <w:rtl/>
              </w:rPr>
            </w:pPr>
            <w:r w:rsidRPr="002B0AEC">
              <w:rPr>
                <w:rFonts w:ascii="Helvetica" w:eastAsia="Times New Roman" w:hAnsi="Helvetica" w:cs="Calibri"/>
                <w:i/>
                <w:iCs/>
                <w:color w:val="000000"/>
              </w:rPr>
              <w:t>NephroLineU</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22BF9D" w14:textId="6AE9B527" w:rsidR="0036426F" w:rsidRPr="004C69F5" w:rsidRDefault="00E26C0F" w:rsidP="004C69F5">
            <w:pPr>
              <w:spacing w:line="276" w:lineRule="auto"/>
              <w:jc w:val="center"/>
            </w:pPr>
            <w:r w:rsidRPr="002B0AEC">
              <w:rPr>
                <w:rFonts w:ascii="Helvetica" w:eastAsia="Times New Roman" w:hAnsi="Helvetica" w:cs="Calibri"/>
                <w:color w:val="000000"/>
              </w:rPr>
              <w:t>Blood line sets  Universal bloodlines</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1DA3BB" w14:textId="3BF687AC" w:rsidR="0036426F" w:rsidRPr="004C69F5" w:rsidRDefault="005F06CB" w:rsidP="004C69F5">
            <w:pPr>
              <w:spacing w:line="276" w:lineRule="auto"/>
              <w:jc w:val="center"/>
            </w:pPr>
            <w:r w:rsidRPr="005F06CB">
              <w:t>ETHYLENE OXIDE</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1F1186" w14:textId="579E6ADE" w:rsidR="0036426F" w:rsidRPr="004C69F5" w:rsidRDefault="005F06CB" w:rsidP="004C69F5">
            <w:pPr>
              <w:spacing w:line="276" w:lineRule="auto"/>
              <w:jc w:val="center"/>
            </w:pPr>
            <w:r w:rsidRPr="002B0AEC">
              <w:rPr>
                <w:rFonts w:ascii="Helvetica" w:eastAsia="Times New Roman" w:hAnsi="Helvetica" w:cs="Calibri"/>
                <w:color w:val="000000"/>
              </w:rPr>
              <w:t>4212205</w:t>
            </w:r>
          </w:p>
        </w:tc>
        <w:tc>
          <w:tcPr>
            <w:tcW w:w="1240" w:type="dxa"/>
            <w:tcBorders>
              <w:top w:val="single" w:sz="6" w:space="0" w:color="auto"/>
              <w:left w:val="single" w:sz="6" w:space="0" w:color="auto"/>
              <w:bottom w:val="single" w:sz="6" w:space="0" w:color="auto"/>
              <w:right w:val="single" w:sz="6" w:space="0" w:color="auto"/>
            </w:tcBorders>
            <w:shd w:val="clear" w:color="auto" w:fill="auto"/>
            <w:hideMark/>
          </w:tcPr>
          <w:p w14:paraId="4FF044A7" w14:textId="11318476" w:rsidR="0036426F" w:rsidRPr="004C69F5" w:rsidRDefault="005F06CB" w:rsidP="004C69F5">
            <w:pPr>
              <w:spacing w:line="276" w:lineRule="auto"/>
              <w:jc w:val="center"/>
            </w:pPr>
            <w:r w:rsidRPr="004C69F5">
              <w:t xml:space="preserve">$ </w:t>
            </w:r>
            <w:r>
              <w:t>2.</w:t>
            </w:r>
            <w:r w:rsidR="005B31DD">
              <w:t>50</w:t>
            </w:r>
            <w:r w:rsidRPr="004C69F5">
              <w:t>  </w:t>
            </w:r>
          </w:p>
        </w:tc>
      </w:tr>
      <w:tr w:rsidR="004C330D" w:rsidRPr="004C69F5" w14:paraId="6B8E580A" w14:textId="77777777" w:rsidTr="009B0CBE">
        <w:trPr>
          <w:trHeight w:val="94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E76F45" w14:textId="4EB52ED9" w:rsidR="0036426F" w:rsidRPr="004C69F5" w:rsidRDefault="00524D57" w:rsidP="004C69F5">
            <w:pPr>
              <w:spacing w:line="276" w:lineRule="auto"/>
              <w:jc w:val="center"/>
            </w:pPr>
            <w:r>
              <w:t>6</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78A4AC83" w14:textId="37B6A51B" w:rsidR="0036426F" w:rsidRPr="004C69F5" w:rsidRDefault="005B31DD" w:rsidP="004C69F5">
            <w:pPr>
              <w:spacing w:line="276" w:lineRule="auto"/>
              <w:jc w:val="center"/>
              <w:rPr>
                <w:rtl/>
              </w:rPr>
            </w:pPr>
            <w:r w:rsidRPr="002B0AEC">
              <w:rPr>
                <w:rFonts w:ascii="Helvetica" w:eastAsia="Times New Roman" w:hAnsi="Helvetica" w:cs="Calibri"/>
                <w:i/>
                <w:iCs/>
                <w:color w:val="000000"/>
              </w:rPr>
              <w:t>NephroLineB</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6F9176B6" w14:textId="1DCB23D0" w:rsidR="0036426F" w:rsidRPr="004C69F5" w:rsidRDefault="005B31DD" w:rsidP="004C69F5">
            <w:pPr>
              <w:spacing w:line="276" w:lineRule="auto"/>
              <w:jc w:val="center"/>
            </w:pPr>
            <w:r w:rsidRPr="002B0AEC">
              <w:rPr>
                <w:rFonts w:ascii="Helvetica" w:eastAsia="Times New Roman" w:hAnsi="Helvetica" w:cs="Calibri"/>
                <w:color w:val="000000"/>
              </w:rPr>
              <w:t>Blood line sets for</w:t>
            </w:r>
            <w:r>
              <w:rPr>
                <w:rFonts w:ascii="Helvetica" w:eastAsia="Times New Roman" w:hAnsi="Helvetica" w:cs="Calibri"/>
                <w:color w:val="000000"/>
              </w:rPr>
              <w:br/>
            </w:r>
            <w:r w:rsidRPr="002B0AEC">
              <w:rPr>
                <w:rFonts w:ascii="Helvetica" w:eastAsia="Times New Roman" w:hAnsi="Helvetica" w:cs="Calibri"/>
                <w:color w:val="000000"/>
              </w:rPr>
              <w:t xml:space="preserve"> B-Braun machines</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3A8426CB" w14:textId="7FC461F1" w:rsidR="0036426F" w:rsidRPr="004C69F5" w:rsidRDefault="005B31DD" w:rsidP="004C69F5">
            <w:pPr>
              <w:spacing w:line="276" w:lineRule="auto"/>
              <w:jc w:val="center"/>
            </w:pPr>
            <w:r w:rsidRPr="005F06CB">
              <w:t>ETHYLENE OXIDE</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7AD10B31" w14:textId="7AE4B238" w:rsidR="0036426F" w:rsidRPr="004C69F5" w:rsidRDefault="005B31DD" w:rsidP="004C69F5">
            <w:pPr>
              <w:spacing w:line="276" w:lineRule="auto"/>
              <w:jc w:val="center"/>
            </w:pPr>
            <w:r w:rsidRPr="002B0AEC">
              <w:rPr>
                <w:rFonts w:ascii="Helvetica" w:eastAsia="Times New Roman" w:hAnsi="Helvetica" w:cs="Calibri"/>
                <w:color w:val="000000"/>
              </w:rPr>
              <w:t>4212225</w:t>
            </w: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40A741A6" w14:textId="455B061B" w:rsidR="0036426F" w:rsidRPr="004C69F5" w:rsidRDefault="005B31DD" w:rsidP="004C69F5">
            <w:pPr>
              <w:spacing w:line="276" w:lineRule="auto"/>
              <w:jc w:val="center"/>
            </w:pPr>
            <w:r w:rsidRPr="004C69F5">
              <w:t xml:space="preserve">$ </w:t>
            </w:r>
            <w:r>
              <w:t>2.50</w:t>
            </w:r>
            <w:r w:rsidRPr="004C69F5">
              <w:t>  </w:t>
            </w:r>
          </w:p>
        </w:tc>
      </w:tr>
      <w:tr w:rsidR="004C330D" w:rsidRPr="004C69F5" w14:paraId="0D781095"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4ED47690" w14:textId="17D32ADA" w:rsidR="0036426F" w:rsidRPr="004C69F5" w:rsidRDefault="00524D57" w:rsidP="004C69F5">
            <w:pPr>
              <w:spacing w:line="276" w:lineRule="auto"/>
              <w:jc w:val="center"/>
            </w:pPr>
            <w:r>
              <w:t>7</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47D540C3" w14:textId="52B6C25E" w:rsidR="0036426F" w:rsidRPr="004C69F5" w:rsidRDefault="005B31DD" w:rsidP="004C69F5">
            <w:pPr>
              <w:spacing w:line="276" w:lineRule="auto"/>
              <w:jc w:val="center"/>
              <w:rPr>
                <w:rtl/>
              </w:rPr>
            </w:pPr>
            <w:r w:rsidRPr="002B0AEC">
              <w:rPr>
                <w:rFonts w:ascii="Helvetica" w:eastAsia="Times New Roman" w:hAnsi="Helvetica" w:cs="Calibri"/>
                <w:i/>
                <w:iCs/>
                <w:color w:val="000000"/>
              </w:rPr>
              <w:t>NephroLineG</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4FD0431D" w14:textId="5E319343" w:rsidR="0036426F" w:rsidRPr="004C69F5" w:rsidRDefault="005B31DD" w:rsidP="004C69F5">
            <w:pPr>
              <w:spacing w:line="276" w:lineRule="auto"/>
              <w:jc w:val="center"/>
            </w:pPr>
            <w:r w:rsidRPr="002B0AEC">
              <w:rPr>
                <w:rFonts w:ascii="Helvetica" w:eastAsia="Times New Roman" w:hAnsi="Helvetica" w:cs="Calibri"/>
                <w:color w:val="000000"/>
              </w:rPr>
              <w:t>Blood line set for Gambro machines</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03AB918C" w14:textId="61CFF9A0" w:rsidR="0036426F" w:rsidRPr="004C69F5" w:rsidRDefault="005B31DD" w:rsidP="004C69F5">
            <w:pPr>
              <w:spacing w:line="276" w:lineRule="auto"/>
              <w:jc w:val="center"/>
            </w:pPr>
            <w:r w:rsidRPr="005F06CB">
              <w:t>ETHYLENE OXIDE</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67FB4B73" w14:textId="15E7B2E7" w:rsidR="0036426F" w:rsidRPr="004C69F5" w:rsidRDefault="005B31DD" w:rsidP="004C69F5">
            <w:pPr>
              <w:spacing w:line="276" w:lineRule="auto"/>
              <w:jc w:val="center"/>
            </w:pPr>
            <w:r w:rsidRPr="002B0AEC">
              <w:rPr>
                <w:rFonts w:ascii="Helvetica" w:eastAsia="Times New Roman" w:hAnsi="Helvetica" w:cs="Calibri"/>
                <w:color w:val="000000"/>
              </w:rPr>
              <w:t>4212245</w:t>
            </w: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2E8A5F55" w14:textId="164C8D06" w:rsidR="0036426F" w:rsidRPr="004C69F5" w:rsidRDefault="005B31DD" w:rsidP="004C69F5">
            <w:pPr>
              <w:spacing w:line="276" w:lineRule="auto"/>
              <w:jc w:val="center"/>
            </w:pPr>
            <w:r w:rsidRPr="004C69F5">
              <w:t xml:space="preserve">$ </w:t>
            </w:r>
            <w:r>
              <w:t>2.50</w:t>
            </w:r>
            <w:r w:rsidRPr="004C69F5">
              <w:t>  </w:t>
            </w:r>
          </w:p>
        </w:tc>
      </w:tr>
      <w:tr w:rsidR="004C330D" w:rsidRPr="004C69F5" w14:paraId="58F8ADCF"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5220C94B" w14:textId="1B1FB5E1" w:rsidR="0036426F" w:rsidRPr="004C69F5" w:rsidRDefault="00524D57" w:rsidP="004C69F5">
            <w:pPr>
              <w:spacing w:line="276" w:lineRule="auto"/>
              <w:jc w:val="center"/>
            </w:pPr>
            <w:r>
              <w:t>8</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4ED71FAE" w14:textId="6C955F83" w:rsidR="0036426F" w:rsidRPr="004C69F5" w:rsidRDefault="005B31DD" w:rsidP="004C69F5">
            <w:pPr>
              <w:spacing w:line="276" w:lineRule="auto"/>
              <w:jc w:val="center"/>
              <w:rPr>
                <w:rtl/>
              </w:rPr>
            </w:pPr>
            <w:r w:rsidRPr="002B0AEC">
              <w:rPr>
                <w:rFonts w:ascii="Helvetica" w:eastAsia="Times New Roman" w:hAnsi="Helvetica" w:cs="Calibri"/>
                <w:i/>
                <w:iCs/>
                <w:color w:val="000000"/>
              </w:rPr>
              <w:t>NephroLineF</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1C13B2E7" w14:textId="4D5DE8C1" w:rsidR="0036426F" w:rsidRPr="004C69F5" w:rsidRDefault="005B31DD" w:rsidP="004C69F5">
            <w:pPr>
              <w:spacing w:line="276" w:lineRule="auto"/>
              <w:jc w:val="center"/>
            </w:pPr>
            <w:r w:rsidRPr="002B0AEC">
              <w:rPr>
                <w:rFonts w:ascii="Helvetica" w:eastAsia="Times New Roman" w:hAnsi="Helvetica" w:cs="Calibri"/>
                <w:color w:val="000000"/>
              </w:rPr>
              <w:t xml:space="preserve">Blood line sets for </w:t>
            </w:r>
            <w:r>
              <w:rPr>
                <w:rFonts w:ascii="Helvetica" w:eastAsia="Times New Roman" w:hAnsi="Helvetica" w:cs="Calibri"/>
                <w:color w:val="000000"/>
              </w:rPr>
              <w:t xml:space="preserve">standard </w:t>
            </w:r>
            <w:r w:rsidRPr="002B0AEC">
              <w:rPr>
                <w:rFonts w:ascii="Helvetica" w:eastAsia="Times New Roman" w:hAnsi="Helvetica" w:cs="Calibri"/>
                <w:color w:val="000000"/>
              </w:rPr>
              <w:t>Fresenius machines</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3AC301C3" w14:textId="0A6C4F2C" w:rsidR="0036426F" w:rsidRPr="004C69F5" w:rsidRDefault="005B31DD" w:rsidP="004C69F5">
            <w:pPr>
              <w:spacing w:line="276" w:lineRule="auto"/>
              <w:jc w:val="center"/>
            </w:pPr>
            <w:r w:rsidRPr="005F06CB">
              <w:t>ETHYLENE OXIDE</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6627785E" w14:textId="29BF416B" w:rsidR="0036426F" w:rsidRPr="004C69F5" w:rsidRDefault="005B31DD" w:rsidP="004C69F5">
            <w:pPr>
              <w:spacing w:line="276" w:lineRule="auto"/>
              <w:jc w:val="center"/>
            </w:pPr>
            <w:r w:rsidRPr="002B0AEC">
              <w:rPr>
                <w:rFonts w:ascii="Helvetica" w:eastAsia="Times New Roman" w:hAnsi="Helvetica" w:cs="Calibri"/>
                <w:color w:val="000000"/>
              </w:rPr>
              <w:t>4212705</w:t>
            </w: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1341A8E2" w14:textId="11CAD4FB" w:rsidR="0036426F" w:rsidRPr="004C69F5" w:rsidRDefault="005B31DD" w:rsidP="004C69F5">
            <w:pPr>
              <w:spacing w:line="276" w:lineRule="auto"/>
              <w:jc w:val="center"/>
            </w:pPr>
            <w:r w:rsidRPr="004C69F5">
              <w:t xml:space="preserve">$ </w:t>
            </w:r>
            <w:r>
              <w:t>2.50</w:t>
            </w:r>
            <w:r w:rsidRPr="004C69F5">
              <w:t>  </w:t>
            </w:r>
          </w:p>
        </w:tc>
      </w:tr>
      <w:tr w:rsidR="004C330D" w:rsidRPr="004C69F5" w14:paraId="1AEAC62B"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5730B185" w14:textId="2A91338F" w:rsidR="0036426F" w:rsidRPr="004C69F5" w:rsidRDefault="00524D57" w:rsidP="004C69F5">
            <w:pPr>
              <w:spacing w:line="276" w:lineRule="auto"/>
              <w:jc w:val="center"/>
            </w:pPr>
            <w:r>
              <w:lastRenderedPageBreak/>
              <w:t>9</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0217148F" w14:textId="5DCA46C4" w:rsidR="0036426F" w:rsidRPr="004C69F5" w:rsidRDefault="004C330D" w:rsidP="004C69F5">
            <w:pPr>
              <w:spacing w:line="276" w:lineRule="auto"/>
              <w:jc w:val="center"/>
              <w:rPr>
                <w:rtl/>
              </w:rPr>
            </w:pPr>
            <w:r>
              <w:t>NephroNeedle15G, 16G &amp; 17g</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23376229" w14:textId="399F6198" w:rsidR="0036426F" w:rsidRPr="004C69F5" w:rsidRDefault="004C330D" w:rsidP="004C69F5">
            <w:pPr>
              <w:spacing w:line="276" w:lineRule="auto"/>
              <w:jc w:val="center"/>
            </w:pPr>
            <w:r w:rsidRPr="001F72AE">
              <w:rPr>
                <w:rFonts w:ascii="Helvetica" w:eastAsia="Times New Roman" w:hAnsi="Helvetica" w:cs="Calibri"/>
                <w:i/>
                <w:iCs/>
                <w:color w:val="000000"/>
                <w:sz w:val="20"/>
                <w:szCs w:val="20"/>
              </w:rPr>
              <w:t xml:space="preserve">Fistula Needle, </w:t>
            </w:r>
            <w:r>
              <w:rPr>
                <w:rFonts w:ascii="Helvetica" w:eastAsia="Times New Roman" w:hAnsi="Helvetica" w:cs="Calibri"/>
                <w:i/>
                <w:iCs/>
                <w:color w:val="000000"/>
                <w:sz w:val="20"/>
                <w:szCs w:val="20"/>
              </w:rPr>
              <w:br/>
            </w:r>
            <w:r w:rsidRPr="001F72AE">
              <w:rPr>
                <w:rFonts w:ascii="Helvetica" w:eastAsia="Times New Roman" w:hAnsi="Helvetica" w:cs="Calibri"/>
                <w:i/>
                <w:iCs/>
                <w:color w:val="000000"/>
                <w:sz w:val="20"/>
                <w:szCs w:val="20"/>
              </w:rPr>
              <w:t>Arterial</w:t>
            </w:r>
            <w:r w:rsidR="005D2D05">
              <w:rPr>
                <w:rFonts w:ascii="Helvetica" w:eastAsia="Times New Roman" w:hAnsi="Helvetica" w:cs="Calibri"/>
                <w:i/>
                <w:iCs/>
                <w:color w:val="000000"/>
                <w:sz w:val="20"/>
                <w:szCs w:val="20"/>
              </w:rPr>
              <w:t xml:space="preserve"> /</w:t>
            </w:r>
            <w:r w:rsidRPr="001F72AE">
              <w:rPr>
                <w:rFonts w:ascii="Helvetica" w:eastAsia="Times New Roman" w:hAnsi="Helvetica" w:cs="Calibri"/>
                <w:i/>
                <w:iCs/>
                <w:color w:val="000000"/>
                <w:sz w:val="20"/>
                <w:szCs w:val="20"/>
              </w:rPr>
              <w:t xml:space="preserve"> Venous Line </w:t>
            </w:r>
            <w:r>
              <w:rPr>
                <w:rFonts w:ascii="Helvetica" w:eastAsia="Times New Roman" w:hAnsi="Helvetica" w:cs="Calibri"/>
                <w:i/>
                <w:iCs/>
                <w:color w:val="000000"/>
                <w:sz w:val="20"/>
                <w:szCs w:val="20"/>
              </w:rPr>
              <w:t xml:space="preserve"> 15cm &amp; 30 cm tube</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1EBD7AC4" w14:textId="06E36D6E" w:rsidR="0036426F" w:rsidRPr="004C69F5" w:rsidRDefault="004C330D" w:rsidP="004C69F5">
            <w:pPr>
              <w:spacing w:line="276" w:lineRule="auto"/>
              <w:jc w:val="center"/>
            </w:pPr>
            <w:r w:rsidRPr="005F06CB">
              <w:t>ETHYLENE OXIDE</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661B69B2" w14:textId="3CEE211E" w:rsidR="0036426F" w:rsidRPr="004C69F5" w:rsidRDefault="004C330D" w:rsidP="004C69F5">
            <w:pPr>
              <w:spacing w:line="276" w:lineRule="auto"/>
              <w:jc w:val="center"/>
            </w:pPr>
            <w:r>
              <w:t xml:space="preserve">Refer to codes provided. </w:t>
            </w: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44B2D038" w14:textId="53C2FBF8" w:rsidR="0036426F" w:rsidRPr="004C69F5" w:rsidRDefault="004C330D" w:rsidP="004C69F5">
            <w:pPr>
              <w:spacing w:line="276" w:lineRule="auto"/>
              <w:jc w:val="center"/>
            </w:pPr>
            <w:r w:rsidRPr="004C69F5">
              <w:t xml:space="preserve">$ </w:t>
            </w:r>
            <w:r>
              <w:t>0.275</w:t>
            </w:r>
            <w:r w:rsidRPr="004C69F5">
              <w:t>  </w:t>
            </w:r>
          </w:p>
        </w:tc>
      </w:tr>
      <w:tr w:rsidR="004C330D" w:rsidRPr="004C69F5" w14:paraId="30D1E2FC" w14:textId="77777777" w:rsidTr="009B0CBE">
        <w:trPr>
          <w:trHeight w:val="97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3BC12096" w14:textId="36726858" w:rsidR="0036426F" w:rsidRPr="004C69F5" w:rsidRDefault="00524D57" w:rsidP="004C69F5">
            <w:pPr>
              <w:spacing w:line="276" w:lineRule="auto"/>
              <w:jc w:val="center"/>
            </w:pPr>
            <w:r>
              <w:t>10</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1CA1A222" w14:textId="77777777" w:rsidR="002239C3" w:rsidRDefault="002239C3" w:rsidP="002239C3">
            <w:pPr>
              <w:jc w:val="center"/>
              <w:outlineLvl w:val="0"/>
              <w:rPr>
                <w:rFonts w:ascii="Helvetica" w:eastAsia="Times New Roman" w:hAnsi="Helvetica" w:cs="Calibri"/>
                <w:i/>
                <w:iCs/>
                <w:color w:val="000000"/>
              </w:rPr>
            </w:pPr>
            <w:r>
              <w:rPr>
                <w:rFonts w:ascii="Helvetica" w:hAnsi="Helvetica" w:cs="Calibri"/>
                <w:i/>
                <w:iCs/>
                <w:color w:val="000000"/>
              </w:rPr>
              <w:t>NephroBag650</w:t>
            </w:r>
          </w:p>
          <w:p w14:paraId="7B0BE079" w14:textId="4F2F0171" w:rsidR="0036426F" w:rsidRPr="004C69F5" w:rsidRDefault="0036426F" w:rsidP="004C69F5">
            <w:pPr>
              <w:spacing w:line="276" w:lineRule="auto"/>
              <w:jc w:val="center"/>
              <w:rPr>
                <w:rtl/>
              </w:rPr>
            </w:pP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520FCC4A" w14:textId="77777777" w:rsidR="002239C3" w:rsidRDefault="002239C3" w:rsidP="002239C3">
            <w:pPr>
              <w:jc w:val="center"/>
              <w:outlineLvl w:val="0"/>
              <w:rPr>
                <w:rFonts w:ascii="Helvetica" w:eastAsia="Times New Roman" w:hAnsi="Helvetica" w:cs="Calibri"/>
                <w:color w:val="000000"/>
              </w:rPr>
            </w:pPr>
            <w:r>
              <w:rPr>
                <w:rFonts w:ascii="Helvetica" w:hAnsi="Helvetica" w:cs="Calibri"/>
                <w:color w:val="000000"/>
              </w:rPr>
              <w:t>Bic. Sodium Bag 650 gr</w:t>
            </w:r>
          </w:p>
          <w:p w14:paraId="132187AA" w14:textId="48E3332C" w:rsidR="0036426F" w:rsidRPr="004C69F5" w:rsidRDefault="0036426F" w:rsidP="004C69F5">
            <w:pPr>
              <w:spacing w:line="276" w:lineRule="auto"/>
              <w:jc w:val="center"/>
            </w:pP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085E4367" w14:textId="6A686395" w:rsidR="0036426F" w:rsidRPr="004C69F5" w:rsidRDefault="002239C3" w:rsidP="004C69F5">
            <w:pPr>
              <w:spacing w:line="276" w:lineRule="auto"/>
              <w:jc w:val="center"/>
            </w:pPr>
            <w:r w:rsidRPr="005F06CB">
              <w:t>ETHYLENE OXIDE</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6BFFB14F" w14:textId="77777777" w:rsidR="002239C3" w:rsidRDefault="002239C3" w:rsidP="002239C3">
            <w:pPr>
              <w:jc w:val="center"/>
              <w:outlineLvl w:val="0"/>
              <w:rPr>
                <w:rFonts w:ascii="Helvetica" w:eastAsia="Times New Roman" w:hAnsi="Helvetica" w:cs="Calibri"/>
                <w:color w:val="000000"/>
              </w:rPr>
            </w:pPr>
            <w:r>
              <w:rPr>
                <w:rFonts w:ascii="Helvetica" w:hAnsi="Helvetica" w:cs="Calibri"/>
                <w:color w:val="000000"/>
              </w:rPr>
              <w:t>4315220</w:t>
            </w:r>
          </w:p>
          <w:p w14:paraId="234C7434" w14:textId="70C7EBB0" w:rsidR="0036426F" w:rsidRPr="004C69F5" w:rsidRDefault="0036426F" w:rsidP="004C69F5">
            <w:pPr>
              <w:spacing w:line="276" w:lineRule="auto"/>
              <w:jc w:val="center"/>
            </w:pP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4712A1B1" w14:textId="69DC7814" w:rsidR="0036426F" w:rsidRPr="004C69F5" w:rsidRDefault="002239C3" w:rsidP="004C69F5">
            <w:pPr>
              <w:spacing w:line="276" w:lineRule="auto"/>
              <w:jc w:val="center"/>
            </w:pPr>
            <w:r w:rsidRPr="004C69F5">
              <w:t xml:space="preserve">$ </w:t>
            </w:r>
            <w:r>
              <w:t>2.05</w:t>
            </w:r>
            <w:r w:rsidRPr="004C69F5">
              <w:t>  </w:t>
            </w:r>
          </w:p>
        </w:tc>
      </w:tr>
      <w:tr w:rsidR="004C330D" w:rsidRPr="004C69F5" w14:paraId="26D57F34" w14:textId="77777777" w:rsidTr="009B0CBE">
        <w:trPr>
          <w:trHeight w:val="870"/>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7EFDB5A9" w14:textId="1D95FAC4" w:rsidR="0036426F" w:rsidRPr="004C69F5" w:rsidRDefault="00524D57" w:rsidP="004C69F5">
            <w:pPr>
              <w:spacing w:line="276" w:lineRule="auto"/>
              <w:jc w:val="center"/>
            </w:pPr>
            <w:r>
              <w:t>11</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662F059C" w14:textId="4A131225" w:rsidR="0036426F" w:rsidRPr="004C69F5" w:rsidRDefault="002239C3" w:rsidP="004C69F5">
            <w:pPr>
              <w:spacing w:line="276" w:lineRule="auto"/>
              <w:jc w:val="center"/>
              <w:rPr>
                <w:rtl/>
              </w:rPr>
            </w:pPr>
            <w:r w:rsidRPr="002239C3">
              <w:t>NephroCart650</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0727D3BF" w14:textId="5E7DCFAE" w:rsidR="0036426F" w:rsidRPr="004C69F5" w:rsidRDefault="002239C3" w:rsidP="004C69F5">
            <w:pPr>
              <w:spacing w:line="276" w:lineRule="auto"/>
              <w:jc w:val="center"/>
            </w:pPr>
            <w:r w:rsidRPr="002239C3">
              <w:t>Bic. Sodium Cart. 650 gr</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1DF2EBEE" w14:textId="1B70CB60" w:rsidR="0036426F" w:rsidRPr="004C69F5" w:rsidRDefault="002239C3" w:rsidP="004C69F5">
            <w:pPr>
              <w:spacing w:line="276" w:lineRule="auto"/>
              <w:jc w:val="center"/>
              <w:rPr>
                <w:rtl/>
              </w:rPr>
            </w:pPr>
            <w:r w:rsidRPr="005F06CB">
              <w:t>ETHYLENE OXIDE</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0B51BD04" w14:textId="45339E45" w:rsidR="0036426F" w:rsidRPr="004C69F5" w:rsidRDefault="002239C3" w:rsidP="004C69F5">
            <w:pPr>
              <w:spacing w:line="276" w:lineRule="auto"/>
              <w:jc w:val="center"/>
            </w:pPr>
            <w:r w:rsidRPr="002239C3">
              <w:t>4315320</w:t>
            </w: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59CCF4BB" w14:textId="67E0FD46" w:rsidR="0036426F" w:rsidRPr="004C69F5" w:rsidRDefault="002239C3" w:rsidP="004C69F5">
            <w:pPr>
              <w:spacing w:line="276" w:lineRule="auto"/>
              <w:jc w:val="center"/>
            </w:pPr>
            <w:r w:rsidRPr="004C69F5">
              <w:t xml:space="preserve">$ </w:t>
            </w:r>
            <w:r>
              <w:t>2.05</w:t>
            </w:r>
            <w:r w:rsidRPr="004C69F5">
              <w:t>  </w:t>
            </w:r>
          </w:p>
        </w:tc>
      </w:tr>
      <w:tr w:rsidR="004C330D" w:rsidRPr="004C69F5" w14:paraId="3BA5EEB7" w14:textId="77777777" w:rsidTr="009B0CBE">
        <w:trPr>
          <w:trHeight w:val="94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677DBC7D" w14:textId="327198C1" w:rsidR="0036426F" w:rsidRPr="004C69F5" w:rsidRDefault="00524D57" w:rsidP="004C69F5">
            <w:pPr>
              <w:spacing w:line="276" w:lineRule="auto"/>
              <w:jc w:val="center"/>
            </w:pPr>
            <w:r>
              <w:t>12</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5DB4F601" w14:textId="54E5192A" w:rsidR="0036426F" w:rsidRPr="004C69F5" w:rsidRDefault="002239C3" w:rsidP="004C69F5">
            <w:pPr>
              <w:spacing w:line="276" w:lineRule="auto"/>
              <w:jc w:val="center"/>
              <w:rPr>
                <w:rtl/>
              </w:rPr>
            </w:pPr>
            <w:r w:rsidRPr="002239C3">
              <w:t>NephroHDM1</w:t>
            </w: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14163BD7" w14:textId="10AF7EFE" w:rsidR="0036426F" w:rsidRPr="004C69F5" w:rsidRDefault="002239C3" w:rsidP="004C69F5">
            <w:pPr>
              <w:spacing w:line="276" w:lineRule="auto"/>
              <w:jc w:val="center"/>
            </w:pPr>
            <w:r w:rsidRPr="002239C3">
              <w:t>Hemodialysis Machine 1 Pump</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34026A05" w14:textId="39B92FB0" w:rsidR="0036426F" w:rsidRPr="004C69F5" w:rsidRDefault="002239C3" w:rsidP="004C69F5">
            <w:pPr>
              <w:spacing w:line="276" w:lineRule="auto"/>
              <w:jc w:val="center"/>
            </w:pPr>
            <w:r>
              <w:t>-</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447361A3" w14:textId="77777777" w:rsidR="002239C3" w:rsidRPr="00B562BC" w:rsidRDefault="002239C3" w:rsidP="002239C3">
            <w:pPr>
              <w:jc w:val="center"/>
              <w:outlineLvl w:val="0"/>
              <w:rPr>
                <w:rFonts w:eastAsia="Times New Roman" w:cs="Arial"/>
                <w:i/>
                <w:iCs/>
                <w:color w:val="000000"/>
              </w:rPr>
            </w:pPr>
            <w:r w:rsidRPr="00B562BC">
              <w:rPr>
                <w:rFonts w:cs="Arial"/>
                <w:i/>
                <w:iCs/>
                <w:color w:val="000000"/>
              </w:rPr>
              <w:t>10101010101</w:t>
            </w:r>
          </w:p>
          <w:p w14:paraId="5BAA1429" w14:textId="70D7D9AF" w:rsidR="0036426F" w:rsidRPr="00B562BC" w:rsidRDefault="0036426F" w:rsidP="004C69F5">
            <w:pPr>
              <w:spacing w:line="276" w:lineRule="auto"/>
              <w:jc w:val="center"/>
              <w:rPr>
                <w:rFonts w:cs="Arial"/>
              </w:rPr>
            </w:pP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26D45AA3" w14:textId="6400F665" w:rsidR="0036426F" w:rsidRPr="004C69F5" w:rsidRDefault="002239C3" w:rsidP="004C69F5">
            <w:pPr>
              <w:spacing w:line="276" w:lineRule="auto"/>
              <w:jc w:val="center"/>
            </w:pPr>
            <w:r w:rsidRPr="004C69F5">
              <w:t xml:space="preserve">$ </w:t>
            </w:r>
            <w:r>
              <w:t>8.500</w:t>
            </w:r>
          </w:p>
        </w:tc>
      </w:tr>
      <w:tr w:rsidR="002239C3" w:rsidRPr="004C69F5" w14:paraId="0F99C799" w14:textId="77777777" w:rsidTr="009B0CBE">
        <w:trPr>
          <w:trHeight w:val="94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2F2B82CF" w14:textId="55645563" w:rsidR="002239C3" w:rsidRDefault="002239C3" w:rsidP="004C69F5">
            <w:pPr>
              <w:spacing w:line="276" w:lineRule="auto"/>
              <w:jc w:val="center"/>
            </w:pPr>
            <w:r>
              <w:t>13</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4FB4FA11" w14:textId="77777777" w:rsidR="002239C3" w:rsidRDefault="002239C3" w:rsidP="002239C3">
            <w:pPr>
              <w:jc w:val="center"/>
              <w:outlineLvl w:val="0"/>
              <w:rPr>
                <w:rFonts w:ascii="Helvetica" w:eastAsia="Times New Roman" w:hAnsi="Helvetica" w:cs="Calibri"/>
                <w:i/>
                <w:iCs/>
                <w:color w:val="000000"/>
              </w:rPr>
            </w:pPr>
            <w:r>
              <w:rPr>
                <w:rFonts w:ascii="Helvetica" w:hAnsi="Helvetica" w:cs="Calibri"/>
                <w:i/>
                <w:iCs/>
                <w:color w:val="000000"/>
              </w:rPr>
              <w:t>NephroPRO - NPS1</w:t>
            </w:r>
          </w:p>
          <w:p w14:paraId="3346037F" w14:textId="77777777" w:rsidR="002239C3" w:rsidRPr="004C69F5" w:rsidRDefault="002239C3" w:rsidP="004C69F5">
            <w:pPr>
              <w:spacing w:line="276" w:lineRule="auto"/>
              <w:jc w:val="center"/>
              <w:rPr>
                <w:rtl/>
              </w:rPr>
            </w:pP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2000FB7D" w14:textId="171416CC" w:rsidR="002239C3" w:rsidRPr="004C69F5" w:rsidRDefault="002239C3" w:rsidP="004C69F5">
            <w:pPr>
              <w:spacing w:line="276" w:lineRule="auto"/>
              <w:jc w:val="center"/>
            </w:pPr>
            <w:r w:rsidRPr="002239C3">
              <w:t xml:space="preserve">Portable Reverse Osmosis </w:t>
            </w: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60BCAC28" w14:textId="78BB60F4" w:rsidR="002239C3" w:rsidRPr="005F06CB" w:rsidRDefault="002239C3" w:rsidP="004C69F5">
            <w:pPr>
              <w:spacing w:line="276" w:lineRule="auto"/>
              <w:jc w:val="center"/>
            </w:pPr>
            <w:r>
              <w:t>-</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41257680" w14:textId="35037B5D" w:rsidR="002239C3" w:rsidRPr="004C69F5" w:rsidRDefault="002239C3" w:rsidP="004C69F5">
            <w:pPr>
              <w:spacing w:line="276" w:lineRule="auto"/>
              <w:jc w:val="center"/>
            </w:pPr>
            <w:r w:rsidRPr="002239C3">
              <w:t>4620310</w:t>
            </w: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553FE750" w14:textId="6576AFB8" w:rsidR="002239C3" w:rsidRPr="004C69F5" w:rsidRDefault="002239C3" w:rsidP="004C69F5">
            <w:pPr>
              <w:spacing w:line="276" w:lineRule="auto"/>
              <w:jc w:val="center"/>
            </w:pPr>
            <w:r w:rsidRPr="004C69F5">
              <w:t xml:space="preserve">$ </w:t>
            </w:r>
            <w:r>
              <w:t>6.500</w:t>
            </w:r>
          </w:p>
        </w:tc>
      </w:tr>
      <w:tr w:rsidR="002239C3" w:rsidRPr="004C69F5" w14:paraId="05C4C5D7" w14:textId="77777777" w:rsidTr="009B0CBE">
        <w:trPr>
          <w:trHeight w:val="94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4F8AB483" w14:textId="1868CFC5" w:rsidR="002239C3" w:rsidRDefault="002239C3" w:rsidP="004C69F5">
            <w:pPr>
              <w:spacing w:line="276" w:lineRule="auto"/>
              <w:jc w:val="center"/>
            </w:pPr>
            <w:r>
              <w:t>14</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35B3A79B" w14:textId="77777777" w:rsidR="002239C3" w:rsidRDefault="002239C3" w:rsidP="002239C3">
            <w:pPr>
              <w:jc w:val="center"/>
              <w:outlineLvl w:val="0"/>
              <w:rPr>
                <w:rFonts w:ascii="Helvetica" w:eastAsia="Times New Roman" w:hAnsi="Helvetica" w:cs="Calibri"/>
                <w:i/>
                <w:iCs/>
                <w:color w:val="000000"/>
              </w:rPr>
            </w:pPr>
            <w:r>
              <w:rPr>
                <w:rFonts w:ascii="Helvetica" w:hAnsi="Helvetica" w:cs="Calibri"/>
                <w:i/>
                <w:iCs/>
                <w:color w:val="000000"/>
              </w:rPr>
              <w:t>NephroCRO - NCS1</w:t>
            </w:r>
          </w:p>
          <w:p w14:paraId="173BD757" w14:textId="77777777" w:rsidR="002239C3" w:rsidRPr="004C69F5" w:rsidRDefault="002239C3" w:rsidP="004C69F5">
            <w:pPr>
              <w:spacing w:line="276" w:lineRule="auto"/>
              <w:jc w:val="center"/>
              <w:rPr>
                <w:rtl/>
              </w:rPr>
            </w:pP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52966B00" w14:textId="77777777" w:rsidR="002239C3" w:rsidRDefault="002239C3" w:rsidP="002239C3">
            <w:pPr>
              <w:jc w:val="center"/>
              <w:outlineLvl w:val="0"/>
              <w:rPr>
                <w:rFonts w:ascii="Helvetica" w:eastAsia="Times New Roman" w:hAnsi="Helvetica" w:cs="Calibri"/>
                <w:i/>
                <w:iCs/>
                <w:color w:val="000000"/>
              </w:rPr>
            </w:pPr>
            <w:r>
              <w:rPr>
                <w:rFonts w:ascii="Helvetica" w:hAnsi="Helvetica" w:cs="Calibri"/>
                <w:i/>
                <w:iCs/>
                <w:color w:val="000000"/>
              </w:rPr>
              <w:t>Central Reverse Osmosis Unit Single Pass 1 Module</w:t>
            </w:r>
          </w:p>
          <w:p w14:paraId="6DC0DE99" w14:textId="77777777" w:rsidR="002239C3" w:rsidRPr="004C69F5" w:rsidRDefault="002239C3" w:rsidP="004C69F5">
            <w:pPr>
              <w:spacing w:line="276" w:lineRule="auto"/>
              <w:jc w:val="center"/>
            </w:pP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1B28840D" w14:textId="2BB83ED5" w:rsidR="002239C3" w:rsidRPr="005F06CB" w:rsidRDefault="002239C3" w:rsidP="004C69F5">
            <w:pPr>
              <w:spacing w:line="276" w:lineRule="auto"/>
              <w:jc w:val="center"/>
            </w:pPr>
            <w:r>
              <w:t>-</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0DF7C9FE" w14:textId="77777777" w:rsidR="002239C3" w:rsidRDefault="002239C3" w:rsidP="002239C3">
            <w:pPr>
              <w:jc w:val="center"/>
              <w:outlineLvl w:val="0"/>
              <w:rPr>
                <w:rFonts w:ascii="Helvetica" w:eastAsia="Times New Roman" w:hAnsi="Helvetica" w:cs="Calibri"/>
                <w:i/>
                <w:iCs/>
                <w:color w:val="000000"/>
              </w:rPr>
            </w:pPr>
            <w:r>
              <w:rPr>
                <w:rFonts w:ascii="Helvetica" w:hAnsi="Helvetica" w:cs="Calibri"/>
                <w:i/>
                <w:iCs/>
                <w:color w:val="000000"/>
              </w:rPr>
              <w:t>4620110</w:t>
            </w:r>
          </w:p>
          <w:p w14:paraId="7C5EB2EC" w14:textId="77777777" w:rsidR="002239C3" w:rsidRPr="004C69F5" w:rsidRDefault="002239C3" w:rsidP="004C69F5">
            <w:pPr>
              <w:spacing w:line="276" w:lineRule="auto"/>
              <w:jc w:val="center"/>
            </w:pP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5802FD85" w14:textId="325F87D4" w:rsidR="002239C3" w:rsidRPr="004C69F5" w:rsidRDefault="002239C3" w:rsidP="004C69F5">
            <w:pPr>
              <w:spacing w:line="276" w:lineRule="auto"/>
              <w:jc w:val="center"/>
            </w:pPr>
            <w:r w:rsidRPr="004C69F5">
              <w:t xml:space="preserve">$ </w:t>
            </w:r>
            <w:r w:rsidR="00FB66F0">
              <w:t>12.500</w:t>
            </w:r>
          </w:p>
        </w:tc>
      </w:tr>
      <w:tr w:rsidR="002239C3" w:rsidRPr="004C69F5" w14:paraId="15823741" w14:textId="77777777" w:rsidTr="009B0CBE">
        <w:trPr>
          <w:trHeight w:val="94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6EA47C76" w14:textId="3DCA07B3" w:rsidR="002239C3" w:rsidRDefault="002239C3" w:rsidP="004C69F5">
            <w:pPr>
              <w:spacing w:line="276" w:lineRule="auto"/>
              <w:jc w:val="center"/>
            </w:pPr>
            <w:r>
              <w:t>15</w:t>
            </w: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2D2F9AAC" w14:textId="77777777" w:rsidR="00FB66F0" w:rsidRDefault="00FB66F0" w:rsidP="00FB66F0">
            <w:pPr>
              <w:jc w:val="center"/>
              <w:outlineLvl w:val="0"/>
              <w:rPr>
                <w:rFonts w:ascii="Helvetica" w:eastAsia="Times New Roman" w:hAnsi="Helvetica" w:cs="Calibri"/>
                <w:i/>
                <w:iCs/>
                <w:color w:val="000000"/>
              </w:rPr>
            </w:pPr>
            <w:r>
              <w:rPr>
                <w:rFonts w:ascii="Helvetica" w:hAnsi="Helvetica" w:cs="Calibri"/>
                <w:i/>
                <w:iCs/>
                <w:color w:val="000000"/>
              </w:rPr>
              <w:t>NephroChair</w:t>
            </w:r>
          </w:p>
          <w:p w14:paraId="3747AEC8" w14:textId="77777777" w:rsidR="002239C3" w:rsidRPr="004C69F5" w:rsidRDefault="002239C3" w:rsidP="004C69F5">
            <w:pPr>
              <w:spacing w:line="276" w:lineRule="auto"/>
              <w:jc w:val="center"/>
              <w:rPr>
                <w:rtl/>
              </w:rPr>
            </w:pP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05179360" w14:textId="479D0B99" w:rsidR="00FB66F0" w:rsidRDefault="00FB66F0" w:rsidP="00FB66F0">
            <w:pPr>
              <w:jc w:val="center"/>
              <w:outlineLvl w:val="0"/>
              <w:rPr>
                <w:rFonts w:ascii="Helvetica" w:eastAsia="Times New Roman" w:hAnsi="Helvetica" w:cs="Calibri"/>
                <w:color w:val="000000"/>
              </w:rPr>
            </w:pPr>
            <w:r>
              <w:rPr>
                <w:rFonts w:ascii="Helvetica" w:hAnsi="Helvetica" w:cs="Calibri"/>
                <w:color w:val="000000"/>
              </w:rPr>
              <w:t>Dialysis Chair</w:t>
            </w:r>
            <w:r>
              <w:rPr>
                <w:rFonts w:ascii="Helvetica" w:hAnsi="Helvetica" w:cs="Calibri"/>
                <w:color w:val="000000"/>
              </w:rPr>
              <w:br/>
              <w:t>Standard basic</w:t>
            </w:r>
          </w:p>
          <w:p w14:paraId="5409087F" w14:textId="77777777" w:rsidR="002239C3" w:rsidRPr="004C69F5" w:rsidRDefault="002239C3" w:rsidP="004C69F5">
            <w:pPr>
              <w:spacing w:line="276" w:lineRule="auto"/>
              <w:jc w:val="center"/>
            </w:pP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7997C1CE" w14:textId="17989F83" w:rsidR="002239C3" w:rsidRPr="005F06CB" w:rsidRDefault="00FB66F0" w:rsidP="004C69F5">
            <w:pPr>
              <w:spacing w:line="276" w:lineRule="auto"/>
              <w:jc w:val="center"/>
            </w:pPr>
            <w:r>
              <w:t>-</w:t>
            </w: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73DA82EE" w14:textId="77777777" w:rsidR="00FB66F0" w:rsidRDefault="00FB66F0" w:rsidP="00FB66F0">
            <w:pPr>
              <w:jc w:val="center"/>
              <w:outlineLvl w:val="0"/>
              <w:rPr>
                <w:rFonts w:ascii="Helvetica" w:eastAsia="Times New Roman" w:hAnsi="Helvetica" w:cs="Calibri"/>
                <w:color w:val="000000"/>
              </w:rPr>
            </w:pPr>
            <w:r>
              <w:rPr>
                <w:rFonts w:ascii="Helvetica" w:hAnsi="Helvetica" w:cs="Calibri"/>
                <w:color w:val="000000"/>
              </w:rPr>
              <w:t>4640110</w:t>
            </w:r>
          </w:p>
          <w:p w14:paraId="4DF2FB97" w14:textId="77777777" w:rsidR="002239C3" w:rsidRPr="004C69F5" w:rsidRDefault="002239C3" w:rsidP="004C69F5">
            <w:pPr>
              <w:spacing w:line="276" w:lineRule="auto"/>
              <w:jc w:val="center"/>
            </w:pP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7DAA9E27" w14:textId="58DAEBC2" w:rsidR="002239C3" w:rsidRPr="004C69F5" w:rsidRDefault="002239C3" w:rsidP="004C69F5">
            <w:pPr>
              <w:spacing w:line="276" w:lineRule="auto"/>
              <w:jc w:val="center"/>
            </w:pPr>
            <w:r w:rsidRPr="004C69F5">
              <w:t xml:space="preserve">$ </w:t>
            </w:r>
            <w:r w:rsidR="00FB66F0">
              <w:t>1.800</w:t>
            </w:r>
            <w:r w:rsidRPr="004C69F5">
              <w:t>  </w:t>
            </w:r>
          </w:p>
        </w:tc>
      </w:tr>
      <w:tr w:rsidR="009B0CBE" w:rsidRPr="004C69F5" w14:paraId="107FFC02" w14:textId="77777777" w:rsidTr="009B0CBE">
        <w:trPr>
          <w:trHeight w:val="945"/>
        </w:trPr>
        <w:tc>
          <w:tcPr>
            <w:tcW w:w="661" w:type="dxa"/>
            <w:tcBorders>
              <w:top w:val="single" w:sz="6" w:space="0" w:color="auto"/>
              <w:left w:val="single" w:sz="6" w:space="0" w:color="auto"/>
              <w:bottom w:val="single" w:sz="6" w:space="0" w:color="auto"/>
              <w:right w:val="single" w:sz="6" w:space="0" w:color="auto"/>
            </w:tcBorders>
            <w:shd w:val="clear" w:color="auto" w:fill="auto"/>
            <w:vAlign w:val="center"/>
          </w:tcPr>
          <w:p w14:paraId="5A8D7081" w14:textId="77777777" w:rsidR="009B0CBE" w:rsidRDefault="009B0CBE" w:rsidP="004C69F5">
            <w:pPr>
              <w:spacing w:line="276" w:lineRule="auto"/>
              <w:jc w:val="center"/>
            </w:pPr>
          </w:p>
        </w:tc>
        <w:tc>
          <w:tcPr>
            <w:tcW w:w="2084" w:type="dxa"/>
            <w:tcBorders>
              <w:top w:val="single" w:sz="6" w:space="0" w:color="auto"/>
              <w:left w:val="single" w:sz="6" w:space="0" w:color="auto"/>
              <w:bottom w:val="single" w:sz="6" w:space="0" w:color="auto"/>
              <w:right w:val="single" w:sz="6" w:space="0" w:color="auto"/>
            </w:tcBorders>
            <w:shd w:val="clear" w:color="auto" w:fill="auto"/>
            <w:vAlign w:val="center"/>
          </w:tcPr>
          <w:p w14:paraId="7F21DF60" w14:textId="77777777" w:rsidR="009B0CBE" w:rsidRPr="004C69F5" w:rsidRDefault="009B0CBE" w:rsidP="004C69F5">
            <w:pPr>
              <w:spacing w:line="276" w:lineRule="auto"/>
              <w:jc w:val="center"/>
              <w:rPr>
                <w:rtl/>
              </w:rPr>
            </w:pPr>
          </w:p>
        </w:tc>
        <w:tc>
          <w:tcPr>
            <w:tcW w:w="2096" w:type="dxa"/>
            <w:tcBorders>
              <w:top w:val="single" w:sz="6" w:space="0" w:color="auto"/>
              <w:left w:val="single" w:sz="6" w:space="0" w:color="auto"/>
              <w:bottom w:val="single" w:sz="6" w:space="0" w:color="auto"/>
              <w:right w:val="single" w:sz="6" w:space="0" w:color="auto"/>
            </w:tcBorders>
            <w:shd w:val="clear" w:color="auto" w:fill="auto"/>
            <w:vAlign w:val="center"/>
          </w:tcPr>
          <w:p w14:paraId="51834FE6" w14:textId="77777777" w:rsidR="009B0CBE" w:rsidRPr="004C69F5" w:rsidRDefault="009B0CBE" w:rsidP="004C69F5">
            <w:pPr>
              <w:spacing w:line="276" w:lineRule="auto"/>
              <w:jc w:val="center"/>
            </w:pPr>
          </w:p>
        </w:tc>
        <w:tc>
          <w:tcPr>
            <w:tcW w:w="1779" w:type="dxa"/>
            <w:tcBorders>
              <w:top w:val="single" w:sz="6" w:space="0" w:color="auto"/>
              <w:left w:val="single" w:sz="6" w:space="0" w:color="auto"/>
              <w:bottom w:val="single" w:sz="6" w:space="0" w:color="auto"/>
              <w:right w:val="single" w:sz="6" w:space="0" w:color="auto"/>
            </w:tcBorders>
            <w:shd w:val="clear" w:color="auto" w:fill="auto"/>
            <w:vAlign w:val="center"/>
          </w:tcPr>
          <w:p w14:paraId="359D054B" w14:textId="77777777" w:rsidR="009B0CBE" w:rsidRPr="005F06CB" w:rsidRDefault="009B0CBE" w:rsidP="004C69F5">
            <w:pPr>
              <w:spacing w:line="276" w:lineRule="auto"/>
              <w:jc w:val="center"/>
            </w:pPr>
          </w:p>
        </w:tc>
        <w:tc>
          <w:tcPr>
            <w:tcW w:w="1484" w:type="dxa"/>
            <w:tcBorders>
              <w:top w:val="single" w:sz="6" w:space="0" w:color="auto"/>
              <w:left w:val="single" w:sz="6" w:space="0" w:color="auto"/>
              <w:bottom w:val="single" w:sz="6" w:space="0" w:color="auto"/>
              <w:right w:val="single" w:sz="6" w:space="0" w:color="auto"/>
            </w:tcBorders>
            <w:shd w:val="clear" w:color="auto" w:fill="auto"/>
            <w:vAlign w:val="center"/>
          </w:tcPr>
          <w:p w14:paraId="63E0E6CF" w14:textId="77777777" w:rsidR="009B0CBE" w:rsidRPr="004C69F5" w:rsidRDefault="009B0CBE" w:rsidP="004C69F5">
            <w:pPr>
              <w:spacing w:line="276" w:lineRule="auto"/>
              <w:jc w:val="center"/>
            </w:pPr>
          </w:p>
        </w:tc>
        <w:tc>
          <w:tcPr>
            <w:tcW w:w="1240" w:type="dxa"/>
            <w:tcBorders>
              <w:top w:val="single" w:sz="6" w:space="0" w:color="auto"/>
              <w:left w:val="single" w:sz="6" w:space="0" w:color="auto"/>
              <w:bottom w:val="single" w:sz="6" w:space="0" w:color="auto"/>
              <w:right w:val="single" w:sz="6" w:space="0" w:color="auto"/>
            </w:tcBorders>
            <w:shd w:val="clear" w:color="auto" w:fill="auto"/>
          </w:tcPr>
          <w:p w14:paraId="460387DD" w14:textId="77777777" w:rsidR="009B0CBE" w:rsidRPr="004C69F5" w:rsidRDefault="009B0CBE" w:rsidP="004C69F5">
            <w:pPr>
              <w:spacing w:line="276" w:lineRule="auto"/>
              <w:jc w:val="center"/>
            </w:pPr>
          </w:p>
        </w:tc>
      </w:tr>
    </w:tbl>
    <w:p w14:paraId="502B36FE" w14:textId="77777777" w:rsidR="00D11392" w:rsidRDefault="00D11392" w:rsidP="00D11392">
      <w:pPr>
        <w:spacing w:line="276" w:lineRule="auto"/>
        <w:jc w:val="center"/>
      </w:pPr>
    </w:p>
    <w:p w14:paraId="24E98C89" w14:textId="77777777" w:rsidR="00D11392" w:rsidRDefault="00D11392" w:rsidP="00D11392">
      <w:pPr>
        <w:spacing w:line="276" w:lineRule="auto"/>
        <w:jc w:val="center"/>
      </w:pPr>
    </w:p>
    <w:p w14:paraId="2EC12A94" w14:textId="77777777" w:rsidR="00D11392" w:rsidRDefault="00D11392" w:rsidP="00D11392">
      <w:pPr>
        <w:spacing w:line="276" w:lineRule="auto"/>
        <w:jc w:val="center"/>
      </w:pPr>
    </w:p>
    <w:p w14:paraId="071950D4" w14:textId="4DA3C968" w:rsidR="00CD239F" w:rsidRDefault="00CD239F"/>
    <w:sectPr w:rsidR="00CD239F" w:rsidSect="008D626C">
      <w:footerReference w:type="even"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2" w:author="Murray Stewart" w:date="2024-10-30T18:52:00Z" w:initials="MS">
    <w:p w14:paraId="0F92D9D5" w14:textId="77777777" w:rsidR="000D57F1" w:rsidRDefault="000D57F1" w:rsidP="000D57F1">
      <w:pPr>
        <w:pStyle w:val="CommentText"/>
      </w:pPr>
      <w:r>
        <w:rPr>
          <w:rStyle w:val="CommentReference"/>
        </w:rPr>
        <w:annotationRef/>
      </w:r>
      <w:r>
        <w:rPr>
          <w:lang w:val="en-ZA"/>
        </w:rPr>
        <w:t>Registration number should be inserted</w:t>
      </w:r>
    </w:p>
  </w:comment>
  <w:comment w:id="238" w:author="Murray Stewart" w:date="2024-11-06T17:00:00Z" w:initials="MS">
    <w:p w14:paraId="114857E4" w14:textId="77777777" w:rsidR="00621FC4" w:rsidRDefault="00621FC4" w:rsidP="00621FC4">
      <w:pPr>
        <w:pStyle w:val="CommentText"/>
      </w:pPr>
      <w:r>
        <w:rPr>
          <w:rStyle w:val="CommentReference"/>
        </w:rPr>
        <w:annotationRef/>
      </w:r>
      <w:r>
        <w:rPr>
          <w:lang w:val="en-ZA"/>
        </w:rPr>
        <w:t>Article 7 (b) should be deleted as this would be grossly unfair if the distributor fulfills all the terms of the agreement and is not in breach of any provision.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F92D9D5" w15:done="0"/>
  <w15:commentEx w15:paraId="114857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F1AC41" w16cex:dateUtc="2024-10-30T16:52:00Z"/>
  <w16cex:commentExtensible w16cex:durableId="6A1EE592" w16cex:dateUtc="2024-11-06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F92D9D5" w16cid:durableId="51F1AC41"/>
  <w16cid:commentId w16cid:paraId="114857E4" w16cid:durableId="6A1EE5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1B5D9" w14:textId="77777777" w:rsidR="002E6280" w:rsidRDefault="002E6280" w:rsidP="00D11392">
      <w:r>
        <w:separator/>
      </w:r>
    </w:p>
  </w:endnote>
  <w:endnote w:type="continuationSeparator" w:id="0">
    <w:p w14:paraId="3FFFE7A1" w14:textId="77777777" w:rsidR="002E6280" w:rsidRDefault="002E6280" w:rsidP="00D11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CE040" w14:textId="77777777" w:rsidR="00CD02B1" w:rsidRDefault="00253263" w:rsidP="003C023C">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4473AFD2" w14:textId="77777777" w:rsidR="00CD02B1" w:rsidRDefault="00CD02B1" w:rsidP="008F33AD">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4077303"/>
      <w:docPartObj>
        <w:docPartGallery w:val="Page Numbers (Bottom of Page)"/>
        <w:docPartUnique/>
      </w:docPartObj>
    </w:sdtPr>
    <w:sdtEndPr>
      <w:rPr>
        <w:color w:val="7F7F7F" w:themeColor="background1" w:themeShade="7F"/>
        <w:spacing w:val="60"/>
      </w:rPr>
    </w:sdtEndPr>
    <w:sdtContent>
      <w:p w14:paraId="110B3E41" w14:textId="1F930B48" w:rsidR="00F03C7F" w:rsidRDefault="00F03C7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9642F05" w14:textId="77777777" w:rsidR="00CD02B1" w:rsidRPr="008F33AD" w:rsidRDefault="00CD02B1">
    <w:pPr>
      <w:pStyle w:val="Footer"/>
      <w:rPr>
        <w:rFonts w:ascii="Helvetica Neue" w:hAnsi="Helvetica Neue"/>
        <w:color w:val="A6142F"/>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FF18F" w14:textId="77777777" w:rsidR="002E6280" w:rsidRDefault="002E6280" w:rsidP="00D11392">
      <w:r>
        <w:separator/>
      </w:r>
    </w:p>
  </w:footnote>
  <w:footnote w:type="continuationSeparator" w:id="0">
    <w:p w14:paraId="0D270106" w14:textId="77777777" w:rsidR="002E6280" w:rsidRDefault="002E6280" w:rsidP="00D11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D6B81"/>
    <w:multiLevelType w:val="hybridMultilevel"/>
    <w:tmpl w:val="07442A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25349A2"/>
    <w:multiLevelType w:val="hybridMultilevel"/>
    <w:tmpl w:val="9FAC2694"/>
    <w:lvl w:ilvl="0" w:tplc="04090019">
      <w:start w:val="1"/>
      <w:numFmt w:val="lowerLetter"/>
      <w:lvlText w:val="%1."/>
      <w:lvlJc w:val="left"/>
      <w:pPr>
        <w:ind w:left="643" w:hanging="360"/>
      </w:pPr>
      <w:rPr>
        <w:rFonts w:hint="default"/>
      </w:rPr>
    </w:lvl>
    <w:lvl w:ilvl="1" w:tplc="10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C4CEE"/>
    <w:multiLevelType w:val="hybridMultilevel"/>
    <w:tmpl w:val="3EC438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1719F"/>
    <w:multiLevelType w:val="hybridMultilevel"/>
    <w:tmpl w:val="87DECC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89439C9"/>
    <w:multiLevelType w:val="hybridMultilevel"/>
    <w:tmpl w:val="E008146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C7629C9"/>
    <w:multiLevelType w:val="hybridMultilevel"/>
    <w:tmpl w:val="E6A622B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E323934"/>
    <w:multiLevelType w:val="hybridMultilevel"/>
    <w:tmpl w:val="EEBEA380"/>
    <w:lvl w:ilvl="0" w:tplc="45E6DCD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EE23116"/>
    <w:multiLevelType w:val="hybridMultilevel"/>
    <w:tmpl w:val="508C5A4E"/>
    <w:lvl w:ilvl="0" w:tplc="10090019">
      <w:start w:val="1"/>
      <w:numFmt w:val="lowerLetter"/>
      <w:lvlText w:val="%1."/>
      <w:lvlJc w:val="left"/>
      <w:pPr>
        <w:ind w:left="720" w:hanging="360"/>
      </w:pPr>
      <w:rPr>
        <w:rFonts w:hint="default"/>
      </w:rPr>
    </w:lvl>
    <w:lvl w:ilvl="1" w:tplc="1009001B">
      <w:start w:val="1"/>
      <w:numFmt w:val="lowerRoman"/>
      <w:lvlText w:val="%2."/>
      <w:lvlJc w:val="righ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15A60A6"/>
    <w:multiLevelType w:val="hybridMultilevel"/>
    <w:tmpl w:val="591282C2"/>
    <w:lvl w:ilvl="0" w:tplc="597A2FB0">
      <w:start w:val="1"/>
      <w:numFmt w:val="lowerLetter"/>
      <w:lvlText w:val="%1."/>
      <w:lvlJc w:val="left"/>
      <w:pPr>
        <w:ind w:left="720" w:hanging="360"/>
      </w:pPr>
      <w:rPr>
        <w:rFonts w:hint="default"/>
        <w:b w:val="0"/>
        <w:bCs w:val="0"/>
      </w:rPr>
    </w:lvl>
    <w:lvl w:ilvl="1" w:tplc="10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93265"/>
    <w:multiLevelType w:val="hybridMultilevel"/>
    <w:tmpl w:val="1D14F8C8"/>
    <w:lvl w:ilvl="0" w:tplc="97180130">
      <w:start w:val="1"/>
      <w:numFmt w:val="decimal"/>
      <w:lvlText w:val="%1."/>
      <w:lvlJc w:val="left"/>
      <w:pPr>
        <w:ind w:left="567" w:hanging="567"/>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0" w15:restartNumberingAfterBreak="0">
    <w:nsid w:val="2265375B"/>
    <w:multiLevelType w:val="hybridMultilevel"/>
    <w:tmpl w:val="010EC30A"/>
    <w:lvl w:ilvl="0" w:tplc="B0A417D8">
      <w:start w:val="1"/>
      <w:numFmt w:val="lowerRoman"/>
      <w:lvlText w:val="%1."/>
      <w:lvlJc w:val="left"/>
      <w:pPr>
        <w:ind w:left="1789" w:hanging="720"/>
      </w:pPr>
      <w:rPr>
        <w:rFonts w:hint="default"/>
      </w:rPr>
    </w:lvl>
    <w:lvl w:ilvl="1" w:tplc="10090019" w:tentative="1">
      <w:start w:val="1"/>
      <w:numFmt w:val="lowerLetter"/>
      <w:lvlText w:val="%2."/>
      <w:lvlJc w:val="left"/>
      <w:pPr>
        <w:ind w:left="2149" w:hanging="360"/>
      </w:pPr>
    </w:lvl>
    <w:lvl w:ilvl="2" w:tplc="1009001B" w:tentative="1">
      <w:start w:val="1"/>
      <w:numFmt w:val="lowerRoman"/>
      <w:lvlText w:val="%3."/>
      <w:lvlJc w:val="right"/>
      <w:pPr>
        <w:ind w:left="2869" w:hanging="180"/>
      </w:pPr>
    </w:lvl>
    <w:lvl w:ilvl="3" w:tplc="1009000F" w:tentative="1">
      <w:start w:val="1"/>
      <w:numFmt w:val="decimal"/>
      <w:lvlText w:val="%4."/>
      <w:lvlJc w:val="left"/>
      <w:pPr>
        <w:ind w:left="3589" w:hanging="360"/>
      </w:pPr>
    </w:lvl>
    <w:lvl w:ilvl="4" w:tplc="10090019" w:tentative="1">
      <w:start w:val="1"/>
      <w:numFmt w:val="lowerLetter"/>
      <w:lvlText w:val="%5."/>
      <w:lvlJc w:val="left"/>
      <w:pPr>
        <w:ind w:left="4309" w:hanging="360"/>
      </w:pPr>
    </w:lvl>
    <w:lvl w:ilvl="5" w:tplc="1009001B" w:tentative="1">
      <w:start w:val="1"/>
      <w:numFmt w:val="lowerRoman"/>
      <w:lvlText w:val="%6."/>
      <w:lvlJc w:val="right"/>
      <w:pPr>
        <w:ind w:left="5029" w:hanging="180"/>
      </w:pPr>
    </w:lvl>
    <w:lvl w:ilvl="6" w:tplc="1009000F" w:tentative="1">
      <w:start w:val="1"/>
      <w:numFmt w:val="decimal"/>
      <w:lvlText w:val="%7."/>
      <w:lvlJc w:val="left"/>
      <w:pPr>
        <w:ind w:left="5749" w:hanging="360"/>
      </w:pPr>
    </w:lvl>
    <w:lvl w:ilvl="7" w:tplc="10090019" w:tentative="1">
      <w:start w:val="1"/>
      <w:numFmt w:val="lowerLetter"/>
      <w:lvlText w:val="%8."/>
      <w:lvlJc w:val="left"/>
      <w:pPr>
        <w:ind w:left="6469" w:hanging="360"/>
      </w:pPr>
    </w:lvl>
    <w:lvl w:ilvl="8" w:tplc="1009001B" w:tentative="1">
      <w:start w:val="1"/>
      <w:numFmt w:val="lowerRoman"/>
      <w:lvlText w:val="%9."/>
      <w:lvlJc w:val="right"/>
      <w:pPr>
        <w:ind w:left="7189" w:hanging="180"/>
      </w:pPr>
    </w:lvl>
  </w:abstractNum>
  <w:abstractNum w:abstractNumId="11" w15:restartNumberingAfterBreak="0">
    <w:nsid w:val="2AF22E4C"/>
    <w:multiLevelType w:val="hybridMultilevel"/>
    <w:tmpl w:val="E648E52E"/>
    <w:lvl w:ilvl="0" w:tplc="97180130">
      <w:start w:val="1"/>
      <w:numFmt w:val="decimal"/>
      <w:lvlText w:val="%1."/>
      <w:lvlJc w:val="left"/>
      <w:pPr>
        <w:ind w:left="567" w:hanging="567"/>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2" w15:restartNumberingAfterBreak="0">
    <w:nsid w:val="351066B6"/>
    <w:multiLevelType w:val="hybridMultilevel"/>
    <w:tmpl w:val="105ACBF8"/>
    <w:lvl w:ilvl="0" w:tplc="DC288190">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7BC6F4F"/>
    <w:multiLevelType w:val="hybridMultilevel"/>
    <w:tmpl w:val="CBCCCEAC"/>
    <w:lvl w:ilvl="0" w:tplc="D46CD4CA">
      <w:start w:val="1"/>
      <w:numFmt w:val="decimal"/>
      <w:lvlText w:val="%1."/>
      <w:lvlJc w:val="left"/>
      <w:pPr>
        <w:ind w:left="696" w:hanging="360"/>
      </w:pPr>
      <w:rPr>
        <w:rFonts w:hint="default"/>
      </w:rPr>
    </w:lvl>
    <w:lvl w:ilvl="1" w:tplc="1C090019" w:tentative="1">
      <w:start w:val="1"/>
      <w:numFmt w:val="lowerLetter"/>
      <w:lvlText w:val="%2."/>
      <w:lvlJc w:val="left"/>
      <w:pPr>
        <w:ind w:left="1416" w:hanging="360"/>
      </w:pPr>
    </w:lvl>
    <w:lvl w:ilvl="2" w:tplc="1C09001B" w:tentative="1">
      <w:start w:val="1"/>
      <w:numFmt w:val="lowerRoman"/>
      <w:lvlText w:val="%3."/>
      <w:lvlJc w:val="right"/>
      <w:pPr>
        <w:ind w:left="2136" w:hanging="180"/>
      </w:pPr>
    </w:lvl>
    <w:lvl w:ilvl="3" w:tplc="1C09000F" w:tentative="1">
      <w:start w:val="1"/>
      <w:numFmt w:val="decimal"/>
      <w:lvlText w:val="%4."/>
      <w:lvlJc w:val="left"/>
      <w:pPr>
        <w:ind w:left="2856" w:hanging="360"/>
      </w:pPr>
    </w:lvl>
    <w:lvl w:ilvl="4" w:tplc="1C090019" w:tentative="1">
      <w:start w:val="1"/>
      <w:numFmt w:val="lowerLetter"/>
      <w:lvlText w:val="%5."/>
      <w:lvlJc w:val="left"/>
      <w:pPr>
        <w:ind w:left="3576" w:hanging="360"/>
      </w:pPr>
    </w:lvl>
    <w:lvl w:ilvl="5" w:tplc="1C09001B" w:tentative="1">
      <w:start w:val="1"/>
      <w:numFmt w:val="lowerRoman"/>
      <w:lvlText w:val="%6."/>
      <w:lvlJc w:val="right"/>
      <w:pPr>
        <w:ind w:left="4296" w:hanging="180"/>
      </w:pPr>
    </w:lvl>
    <w:lvl w:ilvl="6" w:tplc="1C09000F" w:tentative="1">
      <w:start w:val="1"/>
      <w:numFmt w:val="decimal"/>
      <w:lvlText w:val="%7."/>
      <w:lvlJc w:val="left"/>
      <w:pPr>
        <w:ind w:left="5016" w:hanging="360"/>
      </w:pPr>
    </w:lvl>
    <w:lvl w:ilvl="7" w:tplc="1C090019" w:tentative="1">
      <w:start w:val="1"/>
      <w:numFmt w:val="lowerLetter"/>
      <w:lvlText w:val="%8."/>
      <w:lvlJc w:val="left"/>
      <w:pPr>
        <w:ind w:left="5736" w:hanging="360"/>
      </w:pPr>
    </w:lvl>
    <w:lvl w:ilvl="8" w:tplc="1C09001B" w:tentative="1">
      <w:start w:val="1"/>
      <w:numFmt w:val="lowerRoman"/>
      <w:lvlText w:val="%9."/>
      <w:lvlJc w:val="right"/>
      <w:pPr>
        <w:ind w:left="6456" w:hanging="180"/>
      </w:pPr>
    </w:lvl>
  </w:abstractNum>
  <w:abstractNum w:abstractNumId="14" w15:restartNumberingAfterBreak="0">
    <w:nsid w:val="434E5475"/>
    <w:multiLevelType w:val="hybridMultilevel"/>
    <w:tmpl w:val="89E2116A"/>
    <w:lvl w:ilvl="0" w:tplc="97180130">
      <w:start w:val="1"/>
      <w:numFmt w:val="decimal"/>
      <w:lvlText w:val="%1."/>
      <w:lvlJc w:val="left"/>
      <w:pPr>
        <w:ind w:left="567" w:hanging="567"/>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5" w15:restartNumberingAfterBreak="0">
    <w:nsid w:val="478918C7"/>
    <w:multiLevelType w:val="hybridMultilevel"/>
    <w:tmpl w:val="6DAE3C2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6" w15:restartNumberingAfterBreak="0">
    <w:nsid w:val="47F25FF9"/>
    <w:multiLevelType w:val="hybridMultilevel"/>
    <w:tmpl w:val="49FA947A"/>
    <w:lvl w:ilvl="0" w:tplc="1009001B">
      <w:start w:val="1"/>
      <w:numFmt w:val="lowerRoman"/>
      <w:lvlText w:val="%1."/>
      <w:lvlJc w:val="right"/>
      <w:pPr>
        <w:ind w:left="1069" w:hanging="360"/>
      </w:pPr>
      <w:rPr>
        <w:rFonts w:hint="default"/>
        <w:b w:val="0"/>
        <w:bCs w:val="0"/>
      </w:rPr>
    </w:lvl>
    <w:lvl w:ilvl="1" w:tplc="10090019">
      <w:start w:val="1"/>
      <w:numFmt w:val="lowerLetter"/>
      <w:lvlText w:val="%2."/>
      <w:lvlJc w:val="left"/>
      <w:pPr>
        <w:ind w:left="1440" w:hanging="360"/>
      </w:pPr>
    </w:lvl>
    <w:lvl w:ilvl="2" w:tplc="1009001B">
      <w:start w:val="1"/>
      <w:numFmt w:val="lowerRoman"/>
      <w:lvlText w:val="%3."/>
      <w:lvlJc w:val="right"/>
      <w:pPr>
        <w:ind w:left="1495" w:hanging="360"/>
      </w:pPr>
      <w:rPr>
        <w:b w:val="0"/>
        <w:bCs w:val="0"/>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11A2A49"/>
    <w:multiLevelType w:val="hybridMultilevel"/>
    <w:tmpl w:val="2F4615CE"/>
    <w:lvl w:ilvl="0" w:tplc="73B8FC64">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3523C2A"/>
    <w:multiLevelType w:val="hybridMultilevel"/>
    <w:tmpl w:val="AAECC6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AB7B6E"/>
    <w:multiLevelType w:val="hybridMultilevel"/>
    <w:tmpl w:val="DF7AE728"/>
    <w:lvl w:ilvl="0" w:tplc="97180130">
      <w:start w:val="1"/>
      <w:numFmt w:val="decimal"/>
      <w:lvlText w:val="%1."/>
      <w:lvlJc w:val="left"/>
      <w:pPr>
        <w:ind w:left="567" w:hanging="567"/>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0" w15:restartNumberingAfterBreak="0">
    <w:nsid w:val="68013AAA"/>
    <w:multiLevelType w:val="hybridMultilevel"/>
    <w:tmpl w:val="54D00A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916BB9"/>
    <w:multiLevelType w:val="multilevel"/>
    <w:tmpl w:val="6D8AC5C4"/>
    <w:lvl w:ilvl="0">
      <w:start w:val="1"/>
      <w:numFmt w:val="decimal"/>
      <w:lvlText w:val="%1"/>
      <w:lvlJc w:val="left"/>
      <w:pPr>
        <w:tabs>
          <w:tab w:val="num" w:pos="1440"/>
        </w:tabs>
        <w:ind w:left="1440" w:hanging="1440"/>
      </w:pPr>
    </w:lvl>
    <w:lvl w:ilvl="1">
      <w:start w:val="1"/>
      <w:numFmt w:val="decimal"/>
      <w:lvlText w:val="%1.%2"/>
      <w:lvlJc w:val="left"/>
      <w:pPr>
        <w:tabs>
          <w:tab w:val="num" w:pos="1440"/>
        </w:tabs>
        <w:ind w:left="1440" w:hanging="1440"/>
      </w:pPr>
      <w:rPr>
        <w:b w:val="0"/>
        <w:bCs/>
      </w:rPr>
    </w:lvl>
    <w:lvl w:ilvl="2">
      <w:start w:val="1"/>
      <w:numFmt w:val="decimal"/>
      <w:lvlText w:val="%1.%2.%3"/>
      <w:lvlJc w:val="left"/>
      <w:pPr>
        <w:tabs>
          <w:tab w:val="num" w:pos="1440"/>
        </w:tabs>
        <w:ind w:left="1440" w:hanging="1440"/>
      </w:pPr>
    </w:lvl>
    <w:lvl w:ilvl="3">
      <w:start w:val="1"/>
      <w:numFmt w:val="decima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2" w15:restartNumberingAfterBreak="0">
    <w:nsid w:val="6D034ED0"/>
    <w:multiLevelType w:val="hybridMultilevel"/>
    <w:tmpl w:val="A586A0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AD4BAF"/>
    <w:multiLevelType w:val="hybridMultilevel"/>
    <w:tmpl w:val="F3021A02"/>
    <w:lvl w:ilvl="0" w:tplc="E39C9AB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758A0F4A"/>
    <w:multiLevelType w:val="hybridMultilevel"/>
    <w:tmpl w:val="72941674"/>
    <w:lvl w:ilvl="0" w:tplc="FFFFFFFF">
      <w:start w:val="1"/>
      <w:numFmt w:val="lowerLetter"/>
      <w:lvlText w:val="%1."/>
      <w:lvlJc w:val="left"/>
      <w:pPr>
        <w:ind w:left="720" w:hanging="360"/>
      </w:pPr>
      <w:rPr>
        <w:rFonts w:hint="default"/>
        <w:b w:val="0"/>
        <w:bCs w:val="0"/>
      </w:rPr>
    </w:lvl>
    <w:lvl w:ilvl="1" w:tplc="FFFFFFFF">
      <w:start w:val="1"/>
      <w:numFmt w:val="lowerRoman"/>
      <w:lvlText w:val="%2."/>
      <w:lvlJc w:val="right"/>
      <w:pPr>
        <w:ind w:left="1440" w:hanging="360"/>
      </w:pPr>
    </w:lvl>
    <w:lvl w:ilvl="2" w:tplc="CB1203D8">
      <w:start w:val="1"/>
      <w:numFmt w:val="low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C3432D4"/>
    <w:multiLevelType w:val="hybridMultilevel"/>
    <w:tmpl w:val="9A1213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1916134">
    <w:abstractNumId w:val="22"/>
  </w:num>
  <w:num w:numId="2" w16cid:durableId="1351879040">
    <w:abstractNumId w:val="1"/>
  </w:num>
  <w:num w:numId="3" w16cid:durableId="1663389632">
    <w:abstractNumId w:val="17"/>
  </w:num>
  <w:num w:numId="4" w16cid:durableId="647899900">
    <w:abstractNumId w:val="18"/>
  </w:num>
  <w:num w:numId="5" w16cid:durableId="486484793">
    <w:abstractNumId w:val="8"/>
  </w:num>
  <w:num w:numId="6" w16cid:durableId="178392459">
    <w:abstractNumId w:val="2"/>
  </w:num>
  <w:num w:numId="7" w16cid:durableId="646666917">
    <w:abstractNumId w:val="20"/>
  </w:num>
  <w:num w:numId="8" w16cid:durableId="1415397329">
    <w:abstractNumId w:val="25"/>
  </w:num>
  <w:num w:numId="9" w16cid:durableId="505826701">
    <w:abstractNumId w:val="7"/>
  </w:num>
  <w:num w:numId="10" w16cid:durableId="743066479">
    <w:abstractNumId w:val="16"/>
  </w:num>
  <w:num w:numId="11" w16cid:durableId="1655916408">
    <w:abstractNumId w:val="10"/>
  </w:num>
  <w:num w:numId="12" w16cid:durableId="1977834677">
    <w:abstractNumId w:val="24"/>
  </w:num>
  <w:num w:numId="13" w16cid:durableId="1687174149">
    <w:abstractNumId w:val="23"/>
  </w:num>
  <w:num w:numId="14" w16cid:durableId="1342969489">
    <w:abstractNumId w:val="12"/>
  </w:num>
  <w:num w:numId="15" w16cid:durableId="787428044">
    <w:abstractNumId w:val="4"/>
  </w:num>
  <w:num w:numId="16" w16cid:durableId="1613631037">
    <w:abstractNumId w:val="13"/>
  </w:num>
  <w:num w:numId="17" w16cid:durableId="2097050427">
    <w:abstractNumId w:val="5"/>
  </w:num>
  <w:num w:numId="18" w16cid:durableId="848132827">
    <w:abstractNumId w:val="0"/>
  </w:num>
  <w:num w:numId="19" w16cid:durableId="374430030">
    <w:abstractNumId w:val="3"/>
  </w:num>
  <w:num w:numId="20" w16cid:durableId="13581922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7781455">
    <w:abstractNumId w:val="6"/>
  </w:num>
  <w:num w:numId="22" w16cid:durableId="4591553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075789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898979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00194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47380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urray Stewart">
    <w15:presenceInfo w15:providerId="Windows Live" w15:userId="45c5d00ad08a62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392"/>
    <w:rsid w:val="000017A9"/>
    <w:rsid w:val="00025449"/>
    <w:rsid w:val="0004051A"/>
    <w:rsid w:val="00040B34"/>
    <w:rsid w:val="00044C01"/>
    <w:rsid w:val="00046EDD"/>
    <w:rsid w:val="0006218F"/>
    <w:rsid w:val="00063D9D"/>
    <w:rsid w:val="00083357"/>
    <w:rsid w:val="000A0C17"/>
    <w:rsid w:val="000B413B"/>
    <w:rsid w:val="000B587E"/>
    <w:rsid w:val="000C4666"/>
    <w:rsid w:val="000D57F1"/>
    <w:rsid w:val="000E2700"/>
    <w:rsid w:val="000F0A05"/>
    <w:rsid w:val="000F1599"/>
    <w:rsid w:val="000F4925"/>
    <w:rsid w:val="000F4D8F"/>
    <w:rsid w:val="00103AC7"/>
    <w:rsid w:val="00111754"/>
    <w:rsid w:val="001153F1"/>
    <w:rsid w:val="00117BF1"/>
    <w:rsid w:val="001302F2"/>
    <w:rsid w:val="00132026"/>
    <w:rsid w:val="00134B20"/>
    <w:rsid w:val="001474D2"/>
    <w:rsid w:val="001611B6"/>
    <w:rsid w:val="00162721"/>
    <w:rsid w:val="001668FE"/>
    <w:rsid w:val="00167280"/>
    <w:rsid w:val="00173661"/>
    <w:rsid w:val="0018111A"/>
    <w:rsid w:val="00183059"/>
    <w:rsid w:val="001835FA"/>
    <w:rsid w:val="00184C10"/>
    <w:rsid w:val="001A2BF4"/>
    <w:rsid w:val="001A40F6"/>
    <w:rsid w:val="001C2347"/>
    <w:rsid w:val="001D0D16"/>
    <w:rsid w:val="001D27A1"/>
    <w:rsid w:val="001D27FD"/>
    <w:rsid w:val="001D35FD"/>
    <w:rsid w:val="001F72AE"/>
    <w:rsid w:val="00200D78"/>
    <w:rsid w:val="00205D70"/>
    <w:rsid w:val="002239C3"/>
    <w:rsid w:val="002302D3"/>
    <w:rsid w:val="00231BEA"/>
    <w:rsid w:val="00237354"/>
    <w:rsid w:val="00253263"/>
    <w:rsid w:val="00273DF4"/>
    <w:rsid w:val="00294092"/>
    <w:rsid w:val="002B0AEC"/>
    <w:rsid w:val="002B1C15"/>
    <w:rsid w:val="002D475A"/>
    <w:rsid w:val="002D6E32"/>
    <w:rsid w:val="002E6280"/>
    <w:rsid w:val="002F202C"/>
    <w:rsid w:val="002F68E9"/>
    <w:rsid w:val="00307BB7"/>
    <w:rsid w:val="00331F46"/>
    <w:rsid w:val="003326BB"/>
    <w:rsid w:val="00335B21"/>
    <w:rsid w:val="00342929"/>
    <w:rsid w:val="003641CA"/>
    <w:rsid w:val="0036426F"/>
    <w:rsid w:val="00373DA4"/>
    <w:rsid w:val="0038146A"/>
    <w:rsid w:val="00381803"/>
    <w:rsid w:val="00385964"/>
    <w:rsid w:val="00391383"/>
    <w:rsid w:val="00397040"/>
    <w:rsid w:val="003B7B5A"/>
    <w:rsid w:val="003C17F9"/>
    <w:rsid w:val="003C78F1"/>
    <w:rsid w:val="003D2EF1"/>
    <w:rsid w:val="003D7602"/>
    <w:rsid w:val="00406302"/>
    <w:rsid w:val="00420D54"/>
    <w:rsid w:val="00427A80"/>
    <w:rsid w:val="00432713"/>
    <w:rsid w:val="004517AE"/>
    <w:rsid w:val="004753FD"/>
    <w:rsid w:val="00483DBB"/>
    <w:rsid w:val="004928F9"/>
    <w:rsid w:val="004A0E6F"/>
    <w:rsid w:val="004A10DC"/>
    <w:rsid w:val="004A7D69"/>
    <w:rsid w:val="004B70BB"/>
    <w:rsid w:val="004C330D"/>
    <w:rsid w:val="004C69F5"/>
    <w:rsid w:val="004D06F3"/>
    <w:rsid w:val="004E3B16"/>
    <w:rsid w:val="004E4E24"/>
    <w:rsid w:val="004F03DA"/>
    <w:rsid w:val="004F3D97"/>
    <w:rsid w:val="00504E3D"/>
    <w:rsid w:val="0051275D"/>
    <w:rsid w:val="00514ACE"/>
    <w:rsid w:val="00516A25"/>
    <w:rsid w:val="00524C23"/>
    <w:rsid w:val="00524D57"/>
    <w:rsid w:val="005313F2"/>
    <w:rsid w:val="00537675"/>
    <w:rsid w:val="00543ED7"/>
    <w:rsid w:val="00545E7C"/>
    <w:rsid w:val="00572BC4"/>
    <w:rsid w:val="00580176"/>
    <w:rsid w:val="0058453E"/>
    <w:rsid w:val="005A7039"/>
    <w:rsid w:val="005B0E6E"/>
    <w:rsid w:val="005B31DD"/>
    <w:rsid w:val="005C19BD"/>
    <w:rsid w:val="005D2D05"/>
    <w:rsid w:val="005D44D2"/>
    <w:rsid w:val="005D69A7"/>
    <w:rsid w:val="005D759D"/>
    <w:rsid w:val="005E56F9"/>
    <w:rsid w:val="005E77C7"/>
    <w:rsid w:val="005F06CB"/>
    <w:rsid w:val="005F1754"/>
    <w:rsid w:val="006122B4"/>
    <w:rsid w:val="00612F71"/>
    <w:rsid w:val="00616578"/>
    <w:rsid w:val="006203BB"/>
    <w:rsid w:val="00621FC4"/>
    <w:rsid w:val="006251F2"/>
    <w:rsid w:val="006501C4"/>
    <w:rsid w:val="00652D70"/>
    <w:rsid w:val="0066277A"/>
    <w:rsid w:val="006629F0"/>
    <w:rsid w:val="00671655"/>
    <w:rsid w:val="00690AFC"/>
    <w:rsid w:val="0069219E"/>
    <w:rsid w:val="006937AE"/>
    <w:rsid w:val="0069767E"/>
    <w:rsid w:val="006A2C9A"/>
    <w:rsid w:val="006C2A08"/>
    <w:rsid w:val="006D1FCB"/>
    <w:rsid w:val="00706389"/>
    <w:rsid w:val="00714059"/>
    <w:rsid w:val="0072547E"/>
    <w:rsid w:val="00730244"/>
    <w:rsid w:val="00730F55"/>
    <w:rsid w:val="00733AA7"/>
    <w:rsid w:val="00745742"/>
    <w:rsid w:val="007812F2"/>
    <w:rsid w:val="007814A9"/>
    <w:rsid w:val="00787E20"/>
    <w:rsid w:val="00790E44"/>
    <w:rsid w:val="00795BBB"/>
    <w:rsid w:val="007A7460"/>
    <w:rsid w:val="007B3802"/>
    <w:rsid w:val="007C0459"/>
    <w:rsid w:val="007C1B4E"/>
    <w:rsid w:val="007D0916"/>
    <w:rsid w:val="007D5076"/>
    <w:rsid w:val="007D6E56"/>
    <w:rsid w:val="007E235B"/>
    <w:rsid w:val="007E6070"/>
    <w:rsid w:val="00802A1F"/>
    <w:rsid w:val="00813FF8"/>
    <w:rsid w:val="00824CB6"/>
    <w:rsid w:val="0084586A"/>
    <w:rsid w:val="00856A03"/>
    <w:rsid w:val="00860D37"/>
    <w:rsid w:val="00860F20"/>
    <w:rsid w:val="00861B6C"/>
    <w:rsid w:val="00874FC1"/>
    <w:rsid w:val="008A1EC9"/>
    <w:rsid w:val="008B09B1"/>
    <w:rsid w:val="008B21DF"/>
    <w:rsid w:val="008C1C2E"/>
    <w:rsid w:val="008F0EDA"/>
    <w:rsid w:val="008F3B10"/>
    <w:rsid w:val="008F4060"/>
    <w:rsid w:val="008F52F7"/>
    <w:rsid w:val="008F7966"/>
    <w:rsid w:val="00901179"/>
    <w:rsid w:val="00923AEA"/>
    <w:rsid w:val="0093556B"/>
    <w:rsid w:val="009378A5"/>
    <w:rsid w:val="00943847"/>
    <w:rsid w:val="0095320C"/>
    <w:rsid w:val="00963106"/>
    <w:rsid w:val="009657B6"/>
    <w:rsid w:val="00973371"/>
    <w:rsid w:val="00982BD0"/>
    <w:rsid w:val="009956B2"/>
    <w:rsid w:val="009A0343"/>
    <w:rsid w:val="009A2F90"/>
    <w:rsid w:val="009A3731"/>
    <w:rsid w:val="009B0CBE"/>
    <w:rsid w:val="009C03D2"/>
    <w:rsid w:val="009C0CBD"/>
    <w:rsid w:val="009C35F7"/>
    <w:rsid w:val="009D6DA9"/>
    <w:rsid w:val="009F11D1"/>
    <w:rsid w:val="00A07CDE"/>
    <w:rsid w:val="00A30B60"/>
    <w:rsid w:val="00A36088"/>
    <w:rsid w:val="00A414BC"/>
    <w:rsid w:val="00A555F7"/>
    <w:rsid w:val="00A57192"/>
    <w:rsid w:val="00A57606"/>
    <w:rsid w:val="00A60E7C"/>
    <w:rsid w:val="00AA0AAF"/>
    <w:rsid w:val="00AA15EA"/>
    <w:rsid w:val="00AA264B"/>
    <w:rsid w:val="00AA5E0F"/>
    <w:rsid w:val="00AB1CED"/>
    <w:rsid w:val="00B155AC"/>
    <w:rsid w:val="00B35821"/>
    <w:rsid w:val="00B45561"/>
    <w:rsid w:val="00B53EBD"/>
    <w:rsid w:val="00B562BC"/>
    <w:rsid w:val="00B67103"/>
    <w:rsid w:val="00BB63D2"/>
    <w:rsid w:val="00BC7D25"/>
    <w:rsid w:val="00BE2CBE"/>
    <w:rsid w:val="00BE58DC"/>
    <w:rsid w:val="00BF273E"/>
    <w:rsid w:val="00C00605"/>
    <w:rsid w:val="00C12C1E"/>
    <w:rsid w:val="00C541BE"/>
    <w:rsid w:val="00C55CD7"/>
    <w:rsid w:val="00C62EF2"/>
    <w:rsid w:val="00C64DE4"/>
    <w:rsid w:val="00C65774"/>
    <w:rsid w:val="00C83EFF"/>
    <w:rsid w:val="00C906CF"/>
    <w:rsid w:val="00CA0622"/>
    <w:rsid w:val="00CB606D"/>
    <w:rsid w:val="00CB6373"/>
    <w:rsid w:val="00CC5BF3"/>
    <w:rsid w:val="00CD02B1"/>
    <w:rsid w:val="00CD239F"/>
    <w:rsid w:val="00CD3876"/>
    <w:rsid w:val="00CD3AB9"/>
    <w:rsid w:val="00CD6FC5"/>
    <w:rsid w:val="00D11392"/>
    <w:rsid w:val="00D14DD1"/>
    <w:rsid w:val="00D406F5"/>
    <w:rsid w:val="00D4273C"/>
    <w:rsid w:val="00D57D23"/>
    <w:rsid w:val="00D601BC"/>
    <w:rsid w:val="00D61AA4"/>
    <w:rsid w:val="00D7260C"/>
    <w:rsid w:val="00D74D53"/>
    <w:rsid w:val="00D872DA"/>
    <w:rsid w:val="00D91AF9"/>
    <w:rsid w:val="00D92C01"/>
    <w:rsid w:val="00D92CD8"/>
    <w:rsid w:val="00DB119C"/>
    <w:rsid w:val="00DB32B8"/>
    <w:rsid w:val="00DB558B"/>
    <w:rsid w:val="00DD1668"/>
    <w:rsid w:val="00DD41C7"/>
    <w:rsid w:val="00DE13F6"/>
    <w:rsid w:val="00E03A49"/>
    <w:rsid w:val="00E11498"/>
    <w:rsid w:val="00E26C0F"/>
    <w:rsid w:val="00E521AE"/>
    <w:rsid w:val="00E539EA"/>
    <w:rsid w:val="00E61FFC"/>
    <w:rsid w:val="00E73C8B"/>
    <w:rsid w:val="00E74516"/>
    <w:rsid w:val="00E827B3"/>
    <w:rsid w:val="00EA2F79"/>
    <w:rsid w:val="00EA6C28"/>
    <w:rsid w:val="00EB1C5A"/>
    <w:rsid w:val="00ED3364"/>
    <w:rsid w:val="00ED6588"/>
    <w:rsid w:val="00EF0246"/>
    <w:rsid w:val="00EF3785"/>
    <w:rsid w:val="00EF78D2"/>
    <w:rsid w:val="00F03C7F"/>
    <w:rsid w:val="00F14233"/>
    <w:rsid w:val="00F20AE9"/>
    <w:rsid w:val="00F23797"/>
    <w:rsid w:val="00F41060"/>
    <w:rsid w:val="00F445B4"/>
    <w:rsid w:val="00F451D2"/>
    <w:rsid w:val="00F52509"/>
    <w:rsid w:val="00F53E6A"/>
    <w:rsid w:val="00F725E4"/>
    <w:rsid w:val="00F72AF6"/>
    <w:rsid w:val="00F806E9"/>
    <w:rsid w:val="00F826EE"/>
    <w:rsid w:val="00F96343"/>
    <w:rsid w:val="00FA6663"/>
    <w:rsid w:val="00FB572E"/>
    <w:rsid w:val="00FB66F0"/>
    <w:rsid w:val="00FE40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60F0"/>
  <w15:chartTrackingRefBased/>
  <w15:docId w15:val="{EA1D0F19-96EA-444B-9F05-C93F325C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392"/>
    <w:rPr>
      <w:rFonts w:ascii="Arial" w:eastAsiaTheme="minorEastAsia" w:hAnsi="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392"/>
    <w:pPr>
      <w:tabs>
        <w:tab w:val="center" w:pos="4680"/>
        <w:tab w:val="right" w:pos="9360"/>
      </w:tabs>
    </w:pPr>
  </w:style>
  <w:style w:type="character" w:customStyle="1" w:styleId="HeaderChar">
    <w:name w:val="Header Char"/>
    <w:basedOn w:val="DefaultParagraphFont"/>
    <w:link w:val="Header"/>
    <w:uiPriority w:val="99"/>
    <w:rsid w:val="00D11392"/>
    <w:rPr>
      <w:rFonts w:ascii="Arial" w:eastAsiaTheme="minorEastAsia" w:hAnsi="Arial"/>
      <w:lang w:val="en-US"/>
    </w:rPr>
  </w:style>
  <w:style w:type="paragraph" w:styleId="Footer">
    <w:name w:val="footer"/>
    <w:basedOn w:val="Normal"/>
    <w:link w:val="FooterChar"/>
    <w:uiPriority w:val="99"/>
    <w:unhideWhenUsed/>
    <w:rsid w:val="00D11392"/>
    <w:pPr>
      <w:tabs>
        <w:tab w:val="center" w:pos="4680"/>
        <w:tab w:val="right" w:pos="9360"/>
      </w:tabs>
    </w:pPr>
  </w:style>
  <w:style w:type="character" w:customStyle="1" w:styleId="FooterChar">
    <w:name w:val="Footer Char"/>
    <w:basedOn w:val="DefaultParagraphFont"/>
    <w:link w:val="Footer"/>
    <w:uiPriority w:val="99"/>
    <w:rsid w:val="00D11392"/>
    <w:rPr>
      <w:rFonts w:ascii="Arial" w:eastAsiaTheme="minorEastAsia" w:hAnsi="Arial"/>
      <w:lang w:val="en-US"/>
    </w:rPr>
  </w:style>
  <w:style w:type="table" w:styleId="TableGrid">
    <w:name w:val="Table Grid"/>
    <w:basedOn w:val="TableNormal"/>
    <w:uiPriority w:val="39"/>
    <w:rsid w:val="00D11392"/>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11392"/>
    <w:pPr>
      <w:ind w:left="720"/>
      <w:contextualSpacing/>
    </w:pPr>
  </w:style>
  <w:style w:type="character" w:styleId="PageNumber">
    <w:name w:val="page number"/>
    <w:basedOn w:val="DefaultParagraphFont"/>
    <w:uiPriority w:val="99"/>
    <w:semiHidden/>
    <w:unhideWhenUsed/>
    <w:rsid w:val="00D11392"/>
  </w:style>
  <w:style w:type="character" w:customStyle="1" w:styleId="ListParagraphChar">
    <w:name w:val="List Paragraph Char"/>
    <w:link w:val="ListParagraph"/>
    <w:uiPriority w:val="34"/>
    <w:locked/>
    <w:rsid w:val="00D11392"/>
    <w:rPr>
      <w:rFonts w:ascii="Arial" w:eastAsiaTheme="minorEastAsia" w:hAnsi="Arial"/>
      <w:lang w:val="en-US"/>
    </w:rPr>
  </w:style>
  <w:style w:type="paragraph" w:styleId="Revision">
    <w:name w:val="Revision"/>
    <w:hidden/>
    <w:uiPriority w:val="99"/>
    <w:semiHidden/>
    <w:rsid w:val="00BC7D25"/>
    <w:rPr>
      <w:rFonts w:ascii="Arial" w:eastAsiaTheme="minorEastAsia" w:hAnsi="Arial"/>
      <w:lang w:val="en-US"/>
    </w:rPr>
  </w:style>
  <w:style w:type="character" w:styleId="CommentReference">
    <w:name w:val="annotation reference"/>
    <w:basedOn w:val="DefaultParagraphFont"/>
    <w:semiHidden/>
    <w:unhideWhenUsed/>
    <w:rsid w:val="000D57F1"/>
    <w:rPr>
      <w:sz w:val="16"/>
      <w:szCs w:val="16"/>
    </w:rPr>
  </w:style>
  <w:style w:type="paragraph" w:styleId="CommentText">
    <w:name w:val="annotation text"/>
    <w:basedOn w:val="Normal"/>
    <w:link w:val="CommentTextChar"/>
    <w:uiPriority w:val="99"/>
    <w:unhideWhenUsed/>
    <w:rsid w:val="000D57F1"/>
    <w:rPr>
      <w:sz w:val="20"/>
      <w:szCs w:val="20"/>
    </w:rPr>
  </w:style>
  <w:style w:type="character" w:customStyle="1" w:styleId="CommentTextChar">
    <w:name w:val="Comment Text Char"/>
    <w:basedOn w:val="DefaultParagraphFont"/>
    <w:link w:val="CommentText"/>
    <w:uiPriority w:val="99"/>
    <w:rsid w:val="000D57F1"/>
    <w:rPr>
      <w:rFonts w:ascii="Arial" w:eastAsiaTheme="minorEastAsia" w:hAnsi="Arial"/>
      <w:sz w:val="20"/>
      <w:szCs w:val="20"/>
      <w:lang w:val="en-US"/>
    </w:rPr>
  </w:style>
  <w:style w:type="paragraph" w:styleId="CommentSubject">
    <w:name w:val="annotation subject"/>
    <w:basedOn w:val="CommentText"/>
    <w:next w:val="CommentText"/>
    <w:link w:val="CommentSubjectChar"/>
    <w:uiPriority w:val="99"/>
    <w:semiHidden/>
    <w:unhideWhenUsed/>
    <w:rsid w:val="000D57F1"/>
    <w:rPr>
      <w:b/>
      <w:bCs/>
    </w:rPr>
  </w:style>
  <w:style w:type="character" w:customStyle="1" w:styleId="CommentSubjectChar">
    <w:name w:val="Comment Subject Char"/>
    <w:basedOn w:val="CommentTextChar"/>
    <w:link w:val="CommentSubject"/>
    <w:uiPriority w:val="99"/>
    <w:semiHidden/>
    <w:rsid w:val="000D57F1"/>
    <w:rPr>
      <w:rFonts w:ascii="Arial" w:eastAsiaTheme="minorEastAsia" w:hAnsi="Arial"/>
      <w:b/>
      <w:bCs/>
      <w:sz w:val="20"/>
      <w:szCs w:val="20"/>
      <w:lang w:val="en-US"/>
    </w:rPr>
  </w:style>
  <w:style w:type="paragraph" w:styleId="NoSpacing">
    <w:name w:val="No Spacing"/>
    <w:uiPriority w:val="1"/>
    <w:qFormat/>
    <w:rsid w:val="004A0E6F"/>
    <w:rPr>
      <w:rFonts w:ascii="Arial" w:eastAsiaTheme="minorEastAsia" w:hAnsi="Arial"/>
      <w:lang w:val="en-US"/>
    </w:rPr>
  </w:style>
  <w:style w:type="paragraph" w:styleId="BodyText">
    <w:name w:val="Body Text"/>
    <w:basedOn w:val="Normal"/>
    <w:link w:val="BodyTextChar"/>
    <w:uiPriority w:val="99"/>
    <w:unhideWhenUsed/>
    <w:rsid w:val="00307BB7"/>
    <w:pPr>
      <w:widowControl w:val="0"/>
      <w:autoSpaceDE w:val="0"/>
      <w:autoSpaceDN w:val="0"/>
      <w:spacing w:line="360" w:lineRule="auto"/>
    </w:pPr>
    <w:rPr>
      <w:rFonts w:eastAsia="Times New Roman" w:cs="Arial"/>
      <w:sz w:val="22"/>
      <w:szCs w:val="22"/>
      <w:lang w:val="de-DE" w:eastAsia="de-DE"/>
    </w:rPr>
  </w:style>
  <w:style w:type="character" w:customStyle="1" w:styleId="BodyTextChar">
    <w:name w:val="Body Text Char"/>
    <w:basedOn w:val="DefaultParagraphFont"/>
    <w:link w:val="BodyText"/>
    <w:uiPriority w:val="99"/>
    <w:rsid w:val="00307BB7"/>
    <w:rPr>
      <w:rFonts w:ascii="Arial" w:eastAsia="Times New Roman" w:hAnsi="Arial" w:cs="Arial"/>
      <w:sz w:val="22"/>
      <w:szCs w:val="22"/>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3077">
      <w:bodyDiv w:val="1"/>
      <w:marLeft w:val="0"/>
      <w:marRight w:val="0"/>
      <w:marTop w:val="0"/>
      <w:marBottom w:val="0"/>
      <w:divBdr>
        <w:top w:val="none" w:sz="0" w:space="0" w:color="auto"/>
        <w:left w:val="none" w:sz="0" w:space="0" w:color="auto"/>
        <w:bottom w:val="none" w:sz="0" w:space="0" w:color="auto"/>
        <w:right w:val="none" w:sz="0" w:space="0" w:color="auto"/>
      </w:divBdr>
    </w:div>
    <w:div w:id="80417939">
      <w:bodyDiv w:val="1"/>
      <w:marLeft w:val="0"/>
      <w:marRight w:val="0"/>
      <w:marTop w:val="0"/>
      <w:marBottom w:val="0"/>
      <w:divBdr>
        <w:top w:val="none" w:sz="0" w:space="0" w:color="auto"/>
        <w:left w:val="none" w:sz="0" w:space="0" w:color="auto"/>
        <w:bottom w:val="none" w:sz="0" w:space="0" w:color="auto"/>
        <w:right w:val="none" w:sz="0" w:space="0" w:color="auto"/>
      </w:divBdr>
    </w:div>
    <w:div w:id="106897036">
      <w:bodyDiv w:val="1"/>
      <w:marLeft w:val="0"/>
      <w:marRight w:val="0"/>
      <w:marTop w:val="0"/>
      <w:marBottom w:val="0"/>
      <w:divBdr>
        <w:top w:val="none" w:sz="0" w:space="0" w:color="auto"/>
        <w:left w:val="none" w:sz="0" w:space="0" w:color="auto"/>
        <w:bottom w:val="none" w:sz="0" w:space="0" w:color="auto"/>
        <w:right w:val="none" w:sz="0" w:space="0" w:color="auto"/>
      </w:divBdr>
    </w:div>
    <w:div w:id="150877796">
      <w:bodyDiv w:val="1"/>
      <w:marLeft w:val="0"/>
      <w:marRight w:val="0"/>
      <w:marTop w:val="0"/>
      <w:marBottom w:val="0"/>
      <w:divBdr>
        <w:top w:val="none" w:sz="0" w:space="0" w:color="auto"/>
        <w:left w:val="none" w:sz="0" w:space="0" w:color="auto"/>
        <w:bottom w:val="none" w:sz="0" w:space="0" w:color="auto"/>
        <w:right w:val="none" w:sz="0" w:space="0" w:color="auto"/>
      </w:divBdr>
    </w:div>
    <w:div w:id="184634982">
      <w:bodyDiv w:val="1"/>
      <w:marLeft w:val="0"/>
      <w:marRight w:val="0"/>
      <w:marTop w:val="0"/>
      <w:marBottom w:val="0"/>
      <w:divBdr>
        <w:top w:val="none" w:sz="0" w:space="0" w:color="auto"/>
        <w:left w:val="none" w:sz="0" w:space="0" w:color="auto"/>
        <w:bottom w:val="none" w:sz="0" w:space="0" w:color="auto"/>
        <w:right w:val="none" w:sz="0" w:space="0" w:color="auto"/>
      </w:divBdr>
    </w:div>
    <w:div w:id="201793325">
      <w:bodyDiv w:val="1"/>
      <w:marLeft w:val="0"/>
      <w:marRight w:val="0"/>
      <w:marTop w:val="0"/>
      <w:marBottom w:val="0"/>
      <w:divBdr>
        <w:top w:val="none" w:sz="0" w:space="0" w:color="auto"/>
        <w:left w:val="none" w:sz="0" w:space="0" w:color="auto"/>
        <w:bottom w:val="none" w:sz="0" w:space="0" w:color="auto"/>
        <w:right w:val="none" w:sz="0" w:space="0" w:color="auto"/>
      </w:divBdr>
    </w:div>
    <w:div w:id="267009630">
      <w:bodyDiv w:val="1"/>
      <w:marLeft w:val="0"/>
      <w:marRight w:val="0"/>
      <w:marTop w:val="0"/>
      <w:marBottom w:val="0"/>
      <w:divBdr>
        <w:top w:val="none" w:sz="0" w:space="0" w:color="auto"/>
        <w:left w:val="none" w:sz="0" w:space="0" w:color="auto"/>
        <w:bottom w:val="none" w:sz="0" w:space="0" w:color="auto"/>
        <w:right w:val="none" w:sz="0" w:space="0" w:color="auto"/>
      </w:divBdr>
      <w:divsChild>
        <w:div w:id="452679752">
          <w:marLeft w:val="0"/>
          <w:marRight w:val="0"/>
          <w:marTop w:val="0"/>
          <w:marBottom w:val="0"/>
          <w:divBdr>
            <w:top w:val="none" w:sz="0" w:space="0" w:color="auto"/>
            <w:left w:val="none" w:sz="0" w:space="0" w:color="auto"/>
            <w:bottom w:val="none" w:sz="0" w:space="0" w:color="auto"/>
            <w:right w:val="none" w:sz="0" w:space="0" w:color="auto"/>
          </w:divBdr>
          <w:divsChild>
            <w:div w:id="1925340177">
              <w:marLeft w:val="0"/>
              <w:marRight w:val="0"/>
              <w:marTop w:val="0"/>
              <w:marBottom w:val="0"/>
              <w:divBdr>
                <w:top w:val="none" w:sz="0" w:space="0" w:color="auto"/>
                <w:left w:val="none" w:sz="0" w:space="0" w:color="auto"/>
                <w:bottom w:val="none" w:sz="0" w:space="0" w:color="auto"/>
                <w:right w:val="none" w:sz="0" w:space="0" w:color="auto"/>
              </w:divBdr>
            </w:div>
          </w:divsChild>
        </w:div>
        <w:div w:id="1397555789">
          <w:marLeft w:val="0"/>
          <w:marRight w:val="0"/>
          <w:marTop w:val="0"/>
          <w:marBottom w:val="0"/>
          <w:divBdr>
            <w:top w:val="none" w:sz="0" w:space="0" w:color="auto"/>
            <w:left w:val="none" w:sz="0" w:space="0" w:color="auto"/>
            <w:bottom w:val="none" w:sz="0" w:space="0" w:color="auto"/>
            <w:right w:val="none" w:sz="0" w:space="0" w:color="auto"/>
          </w:divBdr>
          <w:divsChild>
            <w:div w:id="1686251692">
              <w:marLeft w:val="0"/>
              <w:marRight w:val="0"/>
              <w:marTop w:val="0"/>
              <w:marBottom w:val="0"/>
              <w:divBdr>
                <w:top w:val="none" w:sz="0" w:space="0" w:color="auto"/>
                <w:left w:val="none" w:sz="0" w:space="0" w:color="auto"/>
                <w:bottom w:val="none" w:sz="0" w:space="0" w:color="auto"/>
                <w:right w:val="none" w:sz="0" w:space="0" w:color="auto"/>
              </w:divBdr>
            </w:div>
          </w:divsChild>
        </w:div>
        <w:div w:id="1196819136">
          <w:marLeft w:val="0"/>
          <w:marRight w:val="0"/>
          <w:marTop w:val="0"/>
          <w:marBottom w:val="0"/>
          <w:divBdr>
            <w:top w:val="none" w:sz="0" w:space="0" w:color="auto"/>
            <w:left w:val="none" w:sz="0" w:space="0" w:color="auto"/>
            <w:bottom w:val="none" w:sz="0" w:space="0" w:color="auto"/>
            <w:right w:val="none" w:sz="0" w:space="0" w:color="auto"/>
          </w:divBdr>
          <w:divsChild>
            <w:div w:id="1456635271">
              <w:marLeft w:val="0"/>
              <w:marRight w:val="0"/>
              <w:marTop w:val="0"/>
              <w:marBottom w:val="0"/>
              <w:divBdr>
                <w:top w:val="none" w:sz="0" w:space="0" w:color="auto"/>
                <w:left w:val="none" w:sz="0" w:space="0" w:color="auto"/>
                <w:bottom w:val="none" w:sz="0" w:space="0" w:color="auto"/>
                <w:right w:val="none" w:sz="0" w:space="0" w:color="auto"/>
              </w:divBdr>
            </w:div>
          </w:divsChild>
        </w:div>
        <w:div w:id="2067676882">
          <w:marLeft w:val="0"/>
          <w:marRight w:val="0"/>
          <w:marTop w:val="0"/>
          <w:marBottom w:val="0"/>
          <w:divBdr>
            <w:top w:val="none" w:sz="0" w:space="0" w:color="auto"/>
            <w:left w:val="none" w:sz="0" w:space="0" w:color="auto"/>
            <w:bottom w:val="none" w:sz="0" w:space="0" w:color="auto"/>
            <w:right w:val="none" w:sz="0" w:space="0" w:color="auto"/>
          </w:divBdr>
          <w:divsChild>
            <w:div w:id="161817195">
              <w:marLeft w:val="0"/>
              <w:marRight w:val="0"/>
              <w:marTop w:val="0"/>
              <w:marBottom w:val="0"/>
              <w:divBdr>
                <w:top w:val="none" w:sz="0" w:space="0" w:color="auto"/>
                <w:left w:val="none" w:sz="0" w:space="0" w:color="auto"/>
                <w:bottom w:val="none" w:sz="0" w:space="0" w:color="auto"/>
                <w:right w:val="none" w:sz="0" w:space="0" w:color="auto"/>
              </w:divBdr>
            </w:div>
          </w:divsChild>
        </w:div>
        <w:div w:id="270359858">
          <w:marLeft w:val="0"/>
          <w:marRight w:val="0"/>
          <w:marTop w:val="0"/>
          <w:marBottom w:val="0"/>
          <w:divBdr>
            <w:top w:val="none" w:sz="0" w:space="0" w:color="auto"/>
            <w:left w:val="none" w:sz="0" w:space="0" w:color="auto"/>
            <w:bottom w:val="none" w:sz="0" w:space="0" w:color="auto"/>
            <w:right w:val="none" w:sz="0" w:space="0" w:color="auto"/>
          </w:divBdr>
          <w:divsChild>
            <w:div w:id="351565993">
              <w:marLeft w:val="0"/>
              <w:marRight w:val="0"/>
              <w:marTop w:val="0"/>
              <w:marBottom w:val="0"/>
              <w:divBdr>
                <w:top w:val="none" w:sz="0" w:space="0" w:color="auto"/>
                <w:left w:val="none" w:sz="0" w:space="0" w:color="auto"/>
                <w:bottom w:val="none" w:sz="0" w:space="0" w:color="auto"/>
                <w:right w:val="none" w:sz="0" w:space="0" w:color="auto"/>
              </w:divBdr>
            </w:div>
          </w:divsChild>
        </w:div>
        <w:div w:id="255793067">
          <w:marLeft w:val="0"/>
          <w:marRight w:val="0"/>
          <w:marTop w:val="0"/>
          <w:marBottom w:val="0"/>
          <w:divBdr>
            <w:top w:val="none" w:sz="0" w:space="0" w:color="auto"/>
            <w:left w:val="none" w:sz="0" w:space="0" w:color="auto"/>
            <w:bottom w:val="none" w:sz="0" w:space="0" w:color="auto"/>
            <w:right w:val="none" w:sz="0" w:space="0" w:color="auto"/>
          </w:divBdr>
          <w:divsChild>
            <w:div w:id="1726568404">
              <w:marLeft w:val="0"/>
              <w:marRight w:val="0"/>
              <w:marTop w:val="0"/>
              <w:marBottom w:val="0"/>
              <w:divBdr>
                <w:top w:val="none" w:sz="0" w:space="0" w:color="auto"/>
                <w:left w:val="none" w:sz="0" w:space="0" w:color="auto"/>
                <w:bottom w:val="none" w:sz="0" w:space="0" w:color="auto"/>
                <w:right w:val="none" w:sz="0" w:space="0" w:color="auto"/>
              </w:divBdr>
            </w:div>
          </w:divsChild>
        </w:div>
        <w:div w:id="1012104725">
          <w:marLeft w:val="0"/>
          <w:marRight w:val="0"/>
          <w:marTop w:val="0"/>
          <w:marBottom w:val="0"/>
          <w:divBdr>
            <w:top w:val="none" w:sz="0" w:space="0" w:color="auto"/>
            <w:left w:val="none" w:sz="0" w:space="0" w:color="auto"/>
            <w:bottom w:val="none" w:sz="0" w:space="0" w:color="auto"/>
            <w:right w:val="none" w:sz="0" w:space="0" w:color="auto"/>
          </w:divBdr>
          <w:divsChild>
            <w:div w:id="2122609130">
              <w:marLeft w:val="0"/>
              <w:marRight w:val="0"/>
              <w:marTop w:val="0"/>
              <w:marBottom w:val="0"/>
              <w:divBdr>
                <w:top w:val="none" w:sz="0" w:space="0" w:color="auto"/>
                <w:left w:val="none" w:sz="0" w:space="0" w:color="auto"/>
                <w:bottom w:val="none" w:sz="0" w:space="0" w:color="auto"/>
                <w:right w:val="none" w:sz="0" w:space="0" w:color="auto"/>
              </w:divBdr>
            </w:div>
          </w:divsChild>
        </w:div>
        <w:div w:id="2043049160">
          <w:marLeft w:val="0"/>
          <w:marRight w:val="0"/>
          <w:marTop w:val="0"/>
          <w:marBottom w:val="0"/>
          <w:divBdr>
            <w:top w:val="none" w:sz="0" w:space="0" w:color="auto"/>
            <w:left w:val="none" w:sz="0" w:space="0" w:color="auto"/>
            <w:bottom w:val="none" w:sz="0" w:space="0" w:color="auto"/>
            <w:right w:val="none" w:sz="0" w:space="0" w:color="auto"/>
          </w:divBdr>
          <w:divsChild>
            <w:div w:id="550848312">
              <w:marLeft w:val="0"/>
              <w:marRight w:val="0"/>
              <w:marTop w:val="0"/>
              <w:marBottom w:val="0"/>
              <w:divBdr>
                <w:top w:val="none" w:sz="0" w:space="0" w:color="auto"/>
                <w:left w:val="none" w:sz="0" w:space="0" w:color="auto"/>
                <w:bottom w:val="none" w:sz="0" w:space="0" w:color="auto"/>
                <w:right w:val="none" w:sz="0" w:space="0" w:color="auto"/>
              </w:divBdr>
            </w:div>
            <w:div w:id="1553149124">
              <w:marLeft w:val="0"/>
              <w:marRight w:val="0"/>
              <w:marTop w:val="0"/>
              <w:marBottom w:val="0"/>
              <w:divBdr>
                <w:top w:val="none" w:sz="0" w:space="0" w:color="auto"/>
                <w:left w:val="none" w:sz="0" w:space="0" w:color="auto"/>
                <w:bottom w:val="none" w:sz="0" w:space="0" w:color="auto"/>
                <w:right w:val="none" w:sz="0" w:space="0" w:color="auto"/>
              </w:divBdr>
            </w:div>
          </w:divsChild>
        </w:div>
        <w:div w:id="827331549">
          <w:marLeft w:val="0"/>
          <w:marRight w:val="0"/>
          <w:marTop w:val="0"/>
          <w:marBottom w:val="0"/>
          <w:divBdr>
            <w:top w:val="none" w:sz="0" w:space="0" w:color="auto"/>
            <w:left w:val="none" w:sz="0" w:space="0" w:color="auto"/>
            <w:bottom w:val="none" w:sz="0" w:space="0" w:color="auto"/>
            <w:right w:val="none" w:sz="0" w:space="0" w:color="auto"/>
          </w:divBdr>
          <w:divsChild>
            <w:div w:id="1134444847">
              <w:marLeft w:val="0"/>
              <w:marRight w:val="0"/>
              <w:marTop w:val="0"/>
              <w:marBottom w:val="0"/>
              <w:divBdr>
                <w:top w:val="none" w:sz="0" w:space="0" w:color="auto"/>
                <w:left w:val="none" w:sz="0" w:space="0" w:color="auto"/>
                <w:bottom w:val="none" w:sz="0" w:space="0" w:color="auto"/>
                <w:right w:val="none" w:sz="0" w:space="0" w:color="auto"/>
              </w:divBdr>
            </w:div>
          </w:divsChild>
        </w:div>
        <w:div w:id="2147237431">
          <w:marLeft w:val="0"/>
          <w:marRight w:val="0"/>
          <w:marTop w:val="0"/>
          <w:marBottom w:val="0"/>
          <w:divBdr>
            <w:top w:val="none" w:sz="0" w:space="0" w:color="auto"/>
            <w:left w:val="none" w:sz="0" w:space="0" w:color="auto"/>
            <w:bottom w:val="none" w:sz="0" w:space="0" w:color="auto"/>
            <w:right w:val="none" w:sz="0" w:space="0" w:color="auto"/>
          </w:divBdr>
          <w:divsChild>
            <w:div w:id="10421498">
              <w:marLeft w:val="0"/>
              <w:marRight w:val="0"/>
              <w:marTop w:val="0"/>
              <w:marBottom w:val="0"/>
              <w:divBdr>
                <w:top w:val="none" w:sz="0" w:space="0" w:color="auto"/>
                <w:left w:val="none" w:sz="0" w:space="0" w:color="auto"/>
                <w:bottom w:val="none" w:sz="0" w:space="0" w:color="auto"/>
                <w:right w:val="none" w:sz="0" w:space="0" w:color="auto"/>
              </w:divBdr>
            </w:div>
          </w:divsChild>
        </w:div>
        <w:div w:id="1693802208">
          <w:marLeft w:val="0"/>
          <w:marRight w:val="0"/>
          <w:marTop w:val="0"/>
          <w:marBottom w:val="0"/>
          <w:divBdr>
            <w:top w:val="none" w:sz="0" w:space="0" w:color="auto"/>
            <w:left w:val="none" w:sz="0" w:space="0" w:color="auto"/>
            <w:bottom w:val="none" w:sz="0" w:space="0" w:color="auto"/>
            <w:right w:val="none" w:sz="0" w:space="0" w:color="auto"/>
          </w:divBdr>
          <w:divsChild>
            <w:div w:id="1356539976">
              <w:marLeft w:val="0"/>
              <w:marRight w:val="0"/>
              <w:marTop w:val="0"/>
              <w:marBottom w:val="0"/>
              <w:divBdr>
                <w:top w:val="none" w:sz="0" w:space="0" w:color="auto"/>
                <w:left w:val="none" w:sz="0" w:space="0" w:color="auto"/>
                <w:bottom w:val="none" w:sz="0" w:space="0" w:color="auto"/>
                <w:right w:val="none" w:sz="0" w:space="0" w:color="auto"/>
              </w:divBdr>
            </w:div>
          </w:divsChild>
        </w:div>
        <w:div w:id="1615399785">
          <w:marLeft w:val="0"/>
          <w:marRight w:val="0"/>
          <w:marTop w:val="0"/>
          <w:marBottom w:val="0"/>
          <w:divBdr>
            <w:top w:val="none" w:sz="0" w:space="0" w:color="auto"/>
            <w:left w:val="none" w:sz="0" w:space="0" w:color="auto"/>
            <w:bottom w:val="none" w:sz="0" w:space="0" w:color="auto"/>
            <w:right w:val="none" w:sz="0" w:space="0" w:color="auto"/>
          </w:divBdr>
          <w:divsChild>
            <w:div w:id="1774471636">
              <w:marLeft w:val="0"/>
              <w:marRight w:val="0"/>
              <w:marTop w:val="0"/>
              <w:marBottom w:val="0"/>
              <w:divBdr>
                <w:top w:val="none" w:sz="0" w:space="0" w:color="auto"/>
                <w:left w:val="none" w:sz="0" w:space="0" w:color="auto"/>
                <w:bottom w:val="none" w:sz="0" w:space="0" w:color="auto"/>
                <w:right w:val="none" w:sz="0" w:space="0" w:color="auto"/>
              </w:divBdr>
            </w:div>
          </w:divsChild>
        </w:div>
        <w:div w:id="678385289">
          <w:marLeft w:val="0"/>
          <w:marRight w:val="0"/>
          <w:marTop w:val="0"/>
          <w:marBottom w:val="0"/>
          <w:divBdr>
            <w:top w:val="none" w:sz="0" w:space="0" w:color="auto"/>
            <w:left w:val="none" w:sz="0" w:space="0" w:color="auto"/>
            <w:bottom w:val="none" w:sz="0" w:space="0" w:color="auto"/>
            <w:right w:val="none" w:sz="0" w:space="0" w:color="auto"/>
          </w:divBdr>
          <w:divsChild>
            <w:div w:id="1155609605">
              <w:marLeft w:val="0"/>
              <w:marRight w:val="0"/>
              <w:marTop w:val="0"/>
              <w:marBottom w:val="0"/>
              <w:divBdr>
                <w:top w:val="none" w:sz="0" w:space="0" w:color="auto"/>
                <w:left w:val="none" w:sz="0" w:space="0" w:color="auto"/>
                <w:bottom w:val="none" w:sz="0" w:space="0" w:color="auto"/>
                <w:right w:val="none" w:sz="0" w:space="0" w:color="auto"/>
              </w:divBdr>
            </w:div>
          </w:divsChild>
        </w:div>
        <w:div w:id="624314251">
          <w:marLeft w:val="0"/>
          <w:marRight w:val="0"/>
          <w:marTop w:val="0"/>
          <w:marBottom w:val="0"/>
          <w:divBdr>
            <w:top w:val="none" w:sz="0" w:space="0" w:color="auto"/>
            <w:left w:val="none" w:sz="0" w:space="0" w:color="auto"/>
            <w:bottom w:val="none" w:sz="0" w:space="0" w:color="auto"/>
            <w:right w:val="none" w:sz="0" w:space="0" w:color="auto"/>
          </w:divBdr>
          <w:divsChild>
            <w:div w:id="1934434343">
              <w:marLeft w:val="0"/>
              <w:marRight w:val="0"/>
              <w:marTop w:val="0"/>
              <w:marBottom w:val="0"/>
              <w:divBdr>
                <w:top w:val="none" w:sz="0" w:space="0" w:color="auto"/>
                <w:left w:val="none" w:sz="0" w:space="0" w:color="auto"/>
                <w:bottom w:val="none" w:sz="0" w:space="0" w:color="auto"/>
                <w:right w:val="none" w:sz="0" w:space="0" w:color="auto"/>
              </w:divBdr>
            </w:div>
            <w:div w:id="54550112">
              <w:marLeft w:val="0"/>
              <w:marRight w:val="0"/>
              <w:marTop w:val="0"/>
              <w:marBottom w:val="0"/>
              <w:divBdr>
                <w:top w:val="none" w:sz="0" w:space="0" w:color="auto"/>
                <w:left w:val="none" w:sz="0" w:space="0" w:color="auto"/>
                <w:bottom w:val="none" w:sz="0" w:space="0" w:color="auto"/>
                <w:right w:val="none" w:sz="0" w:space="0" w:color="auto"/>
              </w:divBdr>
            </w:div>
          </w:divsChild>
        </w:div>
        <w:div w:id="1461655869">
          <w:marLeft w:val="0"/>
          <w:marRight w:val="0"/>
          <w:marTop w:val="0"/>
          <w:marBottom w:val="0"/>
          <w:divBdr>
            <w:top w:val="none" w:sz="0" w:space="0" w:color="auto"/>
            <w:left w:val="none" w:sz="0" w:space="0" w:color="auto"/>
            <w:bottom w:val="none" w:sz="0" w:space="0" w:color="auto"/>
            <w:right w:val="none" w:sz="0" w:space="0" w:color="auto"/>
          </w:divBdr>
          <w:divsChild>
            <w:div w:id="1295134292">
              <w:marLeft w:val="0"/>
              <w:marRight w:val="0"/>
              <w:marTop w:val="0"/>
              <w:marBottom w:val="0"/>
              <w:divBdr>
                <w:top w:val="none" w:sz="0" w:space="0" w:color="auto"/>
                <w:left w:val="none" w:sz="0" w:space="0" w:color="auto"/>
                <w:bottom w:val="none" w:sz="0" w:space="0" w:color="auto"/>
                <w:right w:val="none" w:sz="0" w:space="0" w:color="auto"/>
              </w:divBdr>
            </w:div>
          </w:divsChild>
        </w:div>
        <w:div w:id="1404063554">
          <w:marLeft w:val="0"/>
          <w:marRight w:val="0"/>
          <w:marTop w:val="0"/>
          <w:marBottom w:val="0"/>
          <w:divBdr>
            <w:top w:val="none" w:sz="0" w:space="0" w:color="auto"/>
            <w:left w:val="none" w:sz="0" w:space="0" w:color="auto"/>
            <w:bottom w:val="none" w:sz="0" w:space="0" w:color="auto"/>
            <w:right w:val="none" w:sz="0" w:space="0" w:color="auto"/>
          </w:divBdr>
          <w:divsChild>
            <w:div w:id="1504201148">
              <w:marLeft w:val="0"/>
              <w:marRight w:val="0"/>
              <w:marTop w:val="0"/>
              <w:marBottom w:val="0"/>
              <w:divBdr>
                <w:top w:val="none" w:sz="0" w:space="0" w:color="auto"/>
                <w:left w:val="none" w:sz="0" w:space="0" w:color="auto"/>
                <w:bottom w:val="none" w:sz="0" w:space="0" w:color="auto"/>
                <w:right w:val="none" w:sz="0" w:space="0" w:color="auto"/>
              </w:divBdr>
            </w:div>
          </w:divsChild>
        </w:div>
        <w:div w:id="823855252">
          <w:marLeft w:val="0"/>
          <w:marRight w:val="0"/>
          <w:marTop w:val="0"/>
          <w:marBottom w:val="0"/>
          <w:divBdr>
            <w:top w:val="none" w:sz="0" w:space="0" w:color="auto"/>
            <w:left w:val="none" w:sz="0" w:space="0" w:color="auto"/>
            <w:bottom w:val="none" w:sz="0" w:space="0" w:color="auto"/>
            <w:right w:val="none" w:sz="0" w:space="0" w:color="auto"/>
          </w:divBdr>
          <w:divsChild>
            <w:div w:id="714429247">
              <w:marLeft w:val="0"/>
              <w:marRight w:val="0"/>
              <w:marTop w:val="0"/>
              <w:marBottom w:val="0"/>
              <w:divBdr>
                <w:top w:val="none" w:sz="0" w:space="0" w:color="auto"/>
                <w:left w:val="none" w:sz="0" w:space="0" w:color="auto"/>
                <w:bottom w:val="none" w:sz="0" w:space="0" w:color="auto"/>
                <w:right w:val="none" w:sz="0" w:space="0" w:color="auto"/>
              </w:divBdr>
            </w:div>
          </w:divsChild>
        </w:div>
        <w:div w:id="1839689389">
          <w:marLeft w:val="0"/>
          <w:marRight w:val="0"/>
          <w:marTop w:val="0"/>
          <w:marBottom w:val="0"/>
          <w:divBdr>
            <w:top w:val="none" w:sz="0" w:space="0" w:color="auto"/>
            <w:left w:val="none" w:sz="0" w:space="0" w:color="auto"/>
            <w:bottom w:val="none" w:sz="0" w:space="0" w:color="auto"/>
            <w:right w:val="none" w:sz="0" w:space="0" w:color="auto"/>
          </w:divBdr>
          <w:divsChild>
            <w:div w:id="849564400">
              <w:marLeft w:val="0"/>
              <w:marRight w:val="0"/>
              <w:marTop w:val="0"/>
              <w:marBottom w:val="0"/>
              <w:divBdr>
                <w:top w:val="none" w:sz="0" w:space="0" w:color="auto"/>
                <w:left w:val="none" w:sz="0" w:space="0" w:color="auto"/>
                <w:bottom w:val="none" w:sz="0" w:space="0" w:color="auto"/>
                <w:right w:val="none" w:sz="0" w:space="0" w:color="auto"/>
              </w:divBdr>
            </w:div>
          </w:divsChild>
        </w:div>
        <w:div w:id="338460402">
          <w:marLeft w:val="0"/>
          <w:marRight w:val="0"/>
          <w:marTop w:val="0"/>
          <w:marBottom w:val="0"/>
          <w:divBdr>
            <w:top w:val="none" w:sz="0" w:space="0" w:color="auto"/>
            <w:left w:val="none" w:sz="0" w:space="0" w:color="auto"/>
            <w:bottom w:val="none" w:sz="0" w:space="0" w:color="auto"/>
            <w:right w:val="none" w:sz="0" w:space="0" w:color="auto"/>
          </w:divBdr>
          <w:divsChild>
            <w:div w:id="69737394">
              <w:marLeft w:val="0"/>
              <w:marRight w:val="0"/>
              <w:marTop w:val="0"/>
              <w:marBottom w:val="0"/>
              <w:divBdr>
                <w:top w:val="none" w:sz="0" w:space="0" w:color="auto"/>
                <w:left w:val="none" w:sz="0" w:space="0" w:color="auto"/>
                <w:bottom w:val="none" w:sz="0" w:space="0" w:color="auto"/>
                <w:right w:val="none" w:sz="0" w:space="0" w:color="auto"/>
              </w:divBdr>
            </w:div>
          </w:divsChild>
        </w:div>
        <w:div w:id="1831217442">
          <w:marLeft w:val="0"/>
          <w:marRight w:val="0"/>
          <w:marTop w:val="0"/>
          <w:marBottom w:val="0"/>
          <w:divBdr>
            <w:top w:val="none" w:sz="0" w:space="0" w:color="auto"/>
            <w:left w:val="none" w:sz="0" w:space="0" w:color="auto"/>
            <w:bottom w:val="none" w:sz="0" w:space="0" w:color="auto"/>
            <w:right w:val="none" w:sz="0" w:space="0" w:color="auto"/>
          </w:divBdr>
          <w:divsChild>
            <w:div w:id="623345562">
              <w:marLeft w:val="0"/>
              <w:marRight w:val="0"/>
              <w:marTop w:val="0"/>
              <w:marBottom w:val="0"/>
              <w:divBdr>
                <w:top w:val="none" w:sz="0" w:space="0" w:color="auto"/>
                <w:left w:val="none" w:sz="0" w:space="0" w:color="auto"/>
                <w:bottom w:val="none" w:sz="0" w:space="0" w:color="auto"/>
                <w:right w:val="none" w:sz="0" w:space="0" w:color="auto"/>
              </w:divBdr>
            </w:div>
            <w:div w:id="1638224511">
              <w:marLeft w:val="0"/>
              <w:marRight w:val="0"/>
              <w:marTop w:val="0"/>
              <w:marBottom w:val="0"/>
              <w:divBdr>
                <w:top w:val="none" w:sz="0" w:space="0" w:color="auto"/>
                <w:left w:val="none" w:sz="0" w:space="0" w:color="auto"/>
                <w:bottom w:val="none" w:sz="0" w:space="0" w:color="auto"/>
                <w:right w:val="none" w:sz="0" w:space="0" w:color="auto"/>
              </w:divBdr>
            </w:div>
          </w:divsChild>
        </w:div>
        <w:div w:id="1982156300">
          <w:marLeft w:val="0"/>
          <w:marRight w:val="0"/>
          <w:marTop w:val="0"/>
          <w:marBottom w:val="0"/>
          <w:divBdr>
            <w:top w:val="none" w:sz="0" w:space="0" w:color="auto"/>
            <w:left w:val="none" w:sz="0" w:space="0" w:color="auto"/>
            <w:bottom w:val="none" w:sz="0" w:space="0" w:color="auto"/>
            <w:right w:val="none" w:sz="0" w:space="0" w:color="auto"/>
          </w:divBdr>
          <w:divsChild>
            <w:div w:id="390664349">
              <w:marLeft w:val="0"/>
              <w:marRight w:val="0"/>
              <w:marTop w:val="0"/>
              <w:marBottom w:val="0"/>
              <w:divBdr>
                <w:top w:val="none" w:sz="0" w:space="0" w:color="auto"/>
                <w:left w:val="none" w:sz="0" w:space="0" w:color="auto"/>
                <w:bottom w:val="none" w:sz="0" w:space="0" w:color="auto"/>
                <w:right w:val="none" w:sz="0" w:space="0" w:color="auto"/>
              </w:divBdr>
            </w:div>
          </w:divsChild>
        </w:div>
        <w:div w:id="1177696797">
          <w:marLeft w:val="0"/>
          <w:marRight w:val="0"/>
          <w:marTop w:val="0"/>
          <w:marBottom w:val="0"/>
          <w:divBdr>
            <w:top w:val="none" w:sz="0" w:space="0" w:color="auto"/>
            <w:left w:val="none" w:sz="0" w:space="0" w:color="auto"/>
            <w:bottom w:val="none" w:sz="0" w:space="0" w:color="auto"/>
            <w:right w:val="none" w:sz="0" w:space="0" w:color="auto"/>
          </w:divBdr>
          <w:divsChild>
            <w:div w:id="1348410629">
              <w:marLeft w:val="0"/>
              <w:marRight w:val="0"/>
              <w:marTop w:val="0"/>
              <w:marBottom w:val="0"/>
              <w:divBdr>
                <w:top w:val="none" w:sz="0" w:space="0" w:color="auto"/>
                <w:left w:val="none" w:sz="0" w:space="0" w:color="auto"/>
                <w:bottom w:val="none" w:sz="0" w:space="0" w:color="auto"/>
                <w:right w:val="none" w:sz="0" w:space="0" w:color="auto"/>
              </w:divBdr>
            </w:div>
          </w:divsChild>
        </w:div>
        <w:div w:id="1751151648">
          <w:marLeft w:val="0"/>
          <w:marRight w:val="0"/>
          <w:marTop w:val="0"/>
          <w:marBottom w:val="0"/>
          <w:divBdr>
            <w:top w:val="none" w:sz="0" w:space="0" w:color="auto"/>
            <w:left w:val="none" w:sz="0" w:space="0" w:color="auto"/>
            <w:bottom w:val="none" w:sz="0" w:space="0" w:color="auto"/>
            <w:right w:val="none" w:sz="0" w:space="0" w:color="auto"/>
          </w:divBdr>
          <w:divsChild>
            <w:div w:id="2069498133">
              <w:marLeft w:val="0"/>
              <w:marRight w:val="0"/>
              <w:marTop w:val="0"/>
              <w:marBottom w:val="0"/>
              <w:divBdr>
                <w:top w:val="none" w:sz="0" w:space="0" w:color="auto"/>
                <w:left w:val="none" w:sz="0" w:space="0" w:color="auto"/>
                <w:bottom w:val="none" w:sz="0" w:space="0" w:color="auto"/>
                <w:right w:val="none" w:sz="0" w:space="0" w:color="auto"/>
              </w:divBdr>
            </w:div>
          </w:divsChild>
        </w:div>
        <w:div w:id="1157569288">
          <w:marLeft w:val="0"/>
          <w:marRight w:val="0"/>
          <w:marTop w:val="0"/>
          <w:marBottom w:val="0"/>
          <w:divBdr>
            <w:top w:val="none" w:sz="0" w:space="0" w:color="auto"/>
            <w:left w:val="none" w:sz="0" w:space="0" w:color="auto"/>
            <w:bottom w:val="none" w:sz="0" w:space="0" w:color="auto"/>
            <w:right w:val="none" w:sz="0" w:space="0" w:color="auto"/>
          </w:divBdr>
          <w:divsChild>
            <w:div w:id="147677426">
              <w:marLeft w:val="0"/>
              <w:marRight w:val="0"/>
              <w:marTop w:val="0"/>
              <w:marBottom w:val="0"/>
              <w:divBdr>
                <w:top w:val="none" w:sz="0" w:space="0" w:color="auto"/>
                <w:left w:val="none" w:sz="0" w:space="0" w:color="auto"/>
                <w:bottom w:val="none" w:sz="0" w:space="0" w:color="auto"/>
                <w:right w:val="none" w:sz="0" w:space="0" w:color="auto"/>
              </w:divBdr>
            </w:div>
          </w:divsChild>
        </w:div>
        <w:div w:id="2067875094">
          <w:marLeft w:val="0"/>
          <w:marRight w:val="0"/>
          <w:marTop w:val="0"/>
          <w:marBottom w:val="0"/>
          <w:divBdr>
            <w:top w:val="none" w:sz="0" w:space="0" w:color="auto"/>
            <w:left w:val="none" w:sz="0" w:space="0" w:color="auto"/>
            <w:bottom w:val="none" w:sz="0" w:space="0" w:color="auto"/>
            <w:right w:val="none" w:sz="0" w:space="0" w:color="auto"/>
          </w:divBdr>
          <w:divsChild>
            <w:div w:id="222523603">
              <w:marLeft w:val="0"/>
              <w:marRight w:val="0"/>
              <w:marTop w:val="0"/>
              <w:marBottom w:val="0"/>
              <w:divBdr>
                <w:top w:val="none" w:sz="0" w:space="0" w:color="auto"/>
                <w:left w:val="none" w:sz="0" w:space="0" w:color="auto"/>
                <w:bottom w:val="none" w:sz="0" w:space="0" w:color="auto"/>
                <w:right w:val="none" w:sz="0" w:space="0" w:color="auto"/>
              </w:divBdr>
            </w:div>
          </w:divsChild>
        </w:div>
        <w:div w:id="1001394837">
          <w:marLeft w:val="0"/>
          <w:marRight w:val="0"/>
          <w:marTop w:val="0"/>
          <w:marBottom w:val="0"/>
          <w:divBdr>
            <w:top w:val="none" w:sz="0" w:space="0" w:color="auto"/>
            <w:left w:val="none" w:sz="0" w:space="0" w:color="auto"/>
            <w:bottom w:val="none" w:sz="0" w:space="0" w:color="auto"/>
            <w:right w:val="none" w:sz="0" w:space="0" w:color="auto"/>
          </w:divBdr>
          <w:divsChild>
            <w:div w:id="77220165">
              <w:marLeft w:val="0"/>
              <w:marRight w:val="0"/>
              <w:marTop w:val="0"/>
              <w:marBottom w:val="0"/>
              <w:divBdr>
                <w:top w:val="none" w:sz="0" w:space="0" w:color="auto"/>
                <w:left w:val="none" w:sz="0" w:space="0" w:color="auto"/>
                <w:bottom w:val="none" w:sz="0" w:space="0" w:color="auto"/>
                <w:right w:val="none" w:sz="0" w:space="0" w:color="auto"/>
              </w:divBdr>
            </w:div>
            <w:div w:id="1879970872">
              <w:marLeft w:val="0"/>
              <w:marRight w:val="0"/>
              <w:marTop w:val="0"/>
              <w:marBottom w:val="0"/>
              <w:divBdr>
                <w:top w:val="none" w:sz="0" w:space="0" w:color="auto"/>
                <w:left w:val="none" w:sz="0" w:space="0" w:color="auto"/>
                <w:bottom w:val="none" w:sz="0" w:space="0" w:color="auto"/>
                <w:right w:val="none" w:sz="0" w:space="0" w:color="auto"/>
              </w:divBdr>
            </w:div>
          </w:divsChild>
        </w:div>
        <w:div w:id="1327828538">
          <w:marLeft w:val="0"/>
          <w:marRight w:val="0"/>
          <w:marTop w:val="0"/>
          <w:marBottom w:val="0"/>
          <w:divBdr>
            <w:top w:val="none" w:sz="0" w:space="0" w:color="auto"/>
            <w:left w:val="none" w:sz="0" w:space="0" w:color="auto"/>
            <w:bottom w:val="none" w:sz="0" w:space="0" w:color="auto"/>
            <w:right w:val="none" w:sz="0" w:space="0" w:color="auto"/>
          </w:divBdr>
          <w:divsChild>
            <w:div w:id="1824009528">
              <w:marLeft w:val="0"/>
              <w:marRight w:val="0"/>
              <w:marTop w:val="0"/>
              <w:marBottom w:val="0"/>
              <w:divBdr>
                <w:top w:val="none" w:sz="0" w:space="0" w:color="auto"/>
                <w:left w:val="none" w:sz="0" w:space="0" w:color="auto"/>
                <w:bottom w:val="none" w:sz="0" w:space="0" w:color="auto"/>
                <w:right w:val="none" w:sz="0" w:space="0" w:color="auto"/>
              </w:divBdr>
            </w:div>
          </w:divsChild>
        </w:div>
        <w:div w:id="254901028">
          <w:marLeft w:val="0"/>
          <w:marRight w:val="0"/>
          <w:marTop w:val="0"/>
          <w:marBottom w:val="0"/>
          <w:divBdr>
            <w:top w:val="none" w:sz="0" w:space="0" w:color="auto"/>
            <w:left w:val="none" w:sz="0" w:space="0" w:color="auto"/>
            <w:bottom w:val="none" w:sz="0" w:space="0" w:color="auto"/>
            <w:right w:val="none" w:sz="0" w:space="0" w:color="auto"/>
          </w:divBdr>
          <w:divsChild>
            <w:div w:id="1258252069">
              <w:marLeft w:val="0"/>
              <w:marRight w:val="0"/>
              <w:marTop w:val="0"/>
              <w:marBottom w:val="0"/>
              <w:divBdr>
                <w:top w:val="none" w:sz="0" w:space="0" w:color="auto"/>
                <w:left w:val="none" w:sz="0" w:space="0" w:color="auto"/>
                <w:bottom w:val="none" w:sz="0" w:space="0" w:color="auto"/>
                <w:right w:val="none" w:sz="0" w:space="0" w:color="auto"/>
              </w:divBdr>
            </w:div>
          </w:divsChild>
        </w:div>
        <w:div w:id="726342664">
          <w:marLeft w:val="0"/>
          <w:marRight w:val="0"/>
          <w:marTop w:val="0"/>
          <w:marBottom w:val="0"/>
          <w:divBdr>
            <w:top w:val="none" w:sz="0" w:space="0" w:color="auto"/>
            <w:left w:val="none" w:sz="0" w:space="0" w:color="auto"/>
            <w:bottom w:val="none" w:sz="0" w:space="0" w:color="auto"/>
            <w:right w:val="none" w:sz="0" w:space="0" w:color="auto"/>
          </w:divBdr>
          <w:divsChild>
            <w:div w:id="1283801547">
              <w:marLeft w:val="0"/>
              <w:marRight w:val="0"/>
              <w:marTop w:val="0"/>
              <w:marBottom w:val="0"/>
              <w:divBdr>
                <w:top w:val="none" w:sz="0" w:space="0" w:color="auto"/>
                <w:left w:val="none" w:sz="0" w:space="0" w:color="auto"/>
                <w:bottom w:val="none" w:sz="0" w:space="0" w:color="auto"/>
                <w:right w:val="none" w:sz="0" w:space="0" w:color="auto"/>
              </w:divBdr>
            </w:div>
          </w:divsChild>
        </w:div>
        <w:div w:id="630981133">
          <w:marLeft w:val="0"/>
          <w:marRight w:val="0"/>
          <w:marTop w:val="0"/>
          <w:marBottom w:val="0"/>
          <w:divBdr>
            <w:top w:val="none" w:sz="0" w:space="0" w:color="auto"/>
            <w:left w:val="none" w:sz="0" w:space="0" w:color="auto"/>
            <w:bottom w:val="none" w:sz="0" w:space="0" w:color="auto"/>
            <w:right w:val="none" w:sz="0" w:space="0" w:color="auto"/>
          </w:divBdr>
          <w:divsChild>
            <w:div w:id="2142650704">
              <w:marLeft w:val="0"/>
              <w:marRight w:val="0"/>
              <w:marTop w:val="0"/>
              <w:marBottom w:val="0"/>
              <w:divBdr>
                <w:top w:val="none" w:sz="0" w:space="0" w:color="auto"/>
                <w:left w:val="none" w:sz="0" w:space="0" w:color="auto"/>
                <w:bottom w:val="none" w:sz="0" w:space="0" w:color="auto"/>
                <w:right w:val="none" w:sz="0" w:space="0" w:color="auto"/>
              </w:divBdr>
            </w:div>
          </w:divsChild>
        </w:div>
        <w:div w:id="547693396">
          <w:marLeft w:val="0"/>
          <w:marRight w:val="0"/>
          <w:marTop w:val="0"/>
          <w:marBottom w:val="0"/>
          <w:divBdr>
            <w:top w:val="none" w:sz="0" w:space="0" w:color="auto"/>
            <w:left w:val="none" w:sz="0" w:space="0" w:color="auto"/>
            <w:bottom w:val="none" w:sz="0" w:space="0" w:color="auto"/>
            <w:right w:val="none" w:sz="0" w:space="0" w:color="auto"/>
          </w:divBdr>
          <w:divsChild>
            <w:div w:id="1126048101">
              <w:marLeft w:val="0"/>
              <w:marRight w:val="0"/>
              <w:marTop w:val="0"/>
              <w:marBottom w:val="0"/>
              <w:divBdr>
                <w:top w:val="none" w:sz="0" w:space="0" w:color="auto"/>
                <w:left w:val="none" w:sz="0" w:space="0" w:color="auto"/>
                <w:bottom w:val="none" w:sz="0" w:space="0" w:color="auto"/>
                <w:right w:val="none" w:sz="0" w:space="0" w:color="auto"/>
              </w:divBdr>
            </w:div>
          </w:divsChild>
        </w:div>
        <w:div w:id="1809546948">
          <w:marLeft w:val="0"/>
          <w:marRight w:val="0"/>
          <w:marTop w:val="0"/>
          <w:marBottom w:val="0"/>
          <w:divBdr>
            <w:top w:val="none" w:sz="0" w:space="0" w:color="auto"/>
            <w:left w:val="none" w:sz="0" w:space="0" w:color="auto"/>
            <w:bottom w:val="none" w:sz="0" w:space="0" w:color="auto"/>
            <w:right w:val="none" w:sz="0" w:space="0" w:color="auto"/>
          </w:divBdr>
          <w:divsChild>
            <w:div w:id="1611354267">
              <w:marLeft w:val="0"/>
              <w:marRight w:val="0"/>
              <w:marTop w:val="0"/>
              <w:marBottom w:val="0"/>
              <w:divBdr>
                <w:top w:val="none" w:sz="0" w:space="0" w:color="auto"/>
                <w:left w:val="none" w:sz="0" w:space="0" w:color="auto"/>
                <w:bottom w:val="none" w:sz="0" w:space="0" w:color="auto"/>
                <w:right w:val="none" w:sz="0" w:space="0" w:color="auto"/>
              </w:divBdr>
            </w:div>
            <w:div w:id="1842038218">
              <w:marLeft w:val="0"/>
              <w:marRight w:val="0"/>
              <w:marTop w:val="0"/>
              <w:marBottom w:val="0"/>
              <w:divBdr>
                <w:top w:val="none" w:sz="0" w:space="0" w:color="auto"/>
                <w:left w:val="none" w:sz="0" w:space="0" w:color="auto"/>
                <w:bottom w:val="none" w:sz="0" w:space="0" w:color="auto"/>
                <w:right w:val="none" w:sz="0" w:space="0" w:color="auto"/>
              </w:divBdr>
            </w:div>
          </w:divsChild>
        </w:div>
        <w:div w:id="1235702932">
          <w:marLeft w:val="0"/>
          <w:marRight w:val="0"/>
          <w:marTop w:val="0"/>
          <w:marBottom w:val="0"/>
          <w:divBdr>
            <w:top w:val="none" w:sz="0" w:space="0" w:color="auto"/>
            <w:left w:val="none" w:sz="0" w:space="0" w:color="auto"/>
            <w:bottom w:val="none" w:sz="0" w:space="0" w:color="auto"/>
            <w:right w:val="none" w:sz="0" w:space="0" w:color="auto"/>
          </w:divBdr>
          <w:divsChild>
            <w:div w:id="1098981867">
              <w:marLeft w:val="0"/>
              <w:marRight w:val="0"/>
              <w:marTop w:val="0"/>
              <w:marBottom w:val="0"/>
              <w:divBdr>
                <w:top w:val="none" w:sz="0" w:space="0" w:color="auto"/>
                <w:left w:val="none" w:sz="0" w:space="0" w:color="auto"/>
                <w:bottom w:val="none" w:sz="0" w:space="0" w:color="auto"/>
                <w:right w:val="none" w:sz="0" w:space="0" w:color="auto"/>
              </w:divBdr>
            </w:div>
          </w:divsChild>
        </w:div>
        <w:div w:id="500043740">
          <w:marLeft w:val="0"/>
          <w:marRight w:val="0"/>
          <w:marTop w:val="0"/>
          <w:marBottom w:val="0"/>
          <w:divBdr>
            <w:top w:val="none" w:sz="0" w:space="0" w:color="auto"/>
            <w:left w:val="none" w:sz="0" w:space="0" w:color="auto"/>
            <w:bottom w:val="none" w:sz="0" w:space="0" w:color="auto"/>
            <w:right w:val="none" w:sz="0" w:space="0" w:color="auto"/>
          </w:divBdr>
          <w:divsChild>
            <w:div w:id="1590966917">
              <w:marLeft w:val="0"/>
              <w:marRight w:val="0"/>
              <w:marTop w:val="0"/>
              <w:marBottom w:val="0"/>
              <w:divBdr>
                <w:top w:val="none" w:sz="0" w:space="0" w:color="auto"/>
                <w:left w:val="none" w:sz="0" w:space="0" w:color="auto"/>
                <w:bottom w:val="none" w:sz="0" w:space="0" w:color="auto"/>
                <w:right w:val="none" w:sz="0" w:space="0" w:color="auto"/>
              </w:divBdr>
            </w:div>
          </w:divsChild>
        </w:div>
        <w:div w:id="1090585602">
          <w:marLeft w:val="0"/>
          <w:marRight w:val="0"/>
          <w:marTop w:val="0"/>
          <w:marBottom w:val="0"/>
          <w:divBdr>
            <w:top w:val="none" w:sz="0" w:space="0" w:color="auto"/>
            <w:left w:val="none" w:sz="0" w:space="0" w:color="auto"/>
            <w:bottom w:val="none" w:sz="0" w:space="0" w:color="auto"/>
            <w:right w:val="none" w:sz="0" w:space="0" w:color="auto"/>
          </w:divBdr>
          <w:divsChild>
            <w:div w:id="1689793755">
              <w:marLeft w:val="0"/>
              <w:marRight w:val="0"/>
              <w:marTop w:val="0"/>
              <w:marBottom w:val="0"/>
              <w:divBdr>
                <w:top w:val="none" w:sz="0" w:space="0" w:color="auto"/>
                <w:left w:val="none" w:sz="0" w:space="0" w:color="auto"/>
                <w:bottom w:val="none" w:sz="0" w:space="0" w:color="auto"/>
                <w:right w:val="none" w:sz="0" w:space="0" w:color="auto"/>
              </w:divBdr>
            </w:div>
          </w:divsChild>
        </w:div>
        <w:div w:id="751437461">
          <w:marLeft w:val="0"/>
          <w:marRight w:val="0"/>
          <w:marTop w:val="0"/>
          <w:marBottom w:val="0"/>
          <w:divBdr>
            <w:top w:val="none" w:sz="0" w:space="0" w:color="auto"/>
            <w:left w:val="none" w:sz="0" w:space="0" w:color="auto"/>
            <w:bottom w:val="none" w:sz="0" w:space="0" w:color="auto"/>
            <w:right w:val="none" w:sz="0" w:space="0" w:color="auto"/>
          </w:divBdr>
          <w:divsChild>
            <w:div w:id="1473912091">
              <w:marLeft w:val="0"/>
              <w:marRight w:val="0"/>
              <w:marTop w:val="0"/>
              <w:marBottom w:val="0"/>
              <w:divBdr>
                <w:top w:val="none" w:sz="0" w:space="0" w:color="auto"/>
                <w:left w:val="none" w:sz="0" w:space="0" w:color="auto"/>
                <w:bottom w:val="none" w:sz="0" w:space="0" w:color="auto"/>
                <w:right w:val="none" w:sz="0" w:space="0" w:color="auto"/>
              </w:divBdr>
            </w:div>
          </w:divsChild>
        </w:div>
        <w:div w:id="1746686234">
          <w:marLeft w:val="0"/>
          <w:marRight w:val="0"/>
          <w:marTop w:val="0"/>
          <w:marBottom w:val="0"/>
          <w:divBdr>
            <w:top w:val="none" w:sz="0" w:space="0" w:color="auto"/>
            <w:left w:val="none" w:sz="0" w:space="0" w:color="auto"/>
            <w:bottom w:val="none" w:sz="0" w:space="0" w:color="auto"/>
            <w:right w:val="none" w:sz="0" w:space="0" w:color="auto"/>
          </w:divBdr>
          <w:divsChild>
            <w:div w:id="151022295">
              <w:marLeft w:val="0"/>
              <w:marRight w:val="0"/>
              <w:marTop w:val="0"/>
              <w:marBottom w:val="0"/>
              <w:divBdr>
                <w:top w:val="none" w:sz="0" w:space="0" w:color="auto"/>
                <w:left w:val="none" w:sz="0" w:space="0" w:color="auto"/>
                <w:bottom w:val="none" w:sz="0" w:space="0" w:color="auto"/>
                <w:right w:val="none" w:sz="0" w:space="0" w:color="auto"/>
              </w:divBdr>
            </w:div>
          </w:divsChild>
        </w:div>
        <w:div w:id="916130523">
          <w:marLeft w:val="0"/>
          <w:marRight w:val="0"/>
          <w:marTop w:val="0"/>
          <w:marBottom w:val="0"/>
          <w:divBdr>
            <w:top w:val="none" w:sz="0" w:space="0" w:color="auto"/>
            <w:left w:val="none" w:sz="0" w:space="0" w:color="auto"/>
            <w:bottom w:val="none" w:sz="0" w:space="0" w:color="auto"/>
            <w:right w:val="none" w:sz="0" w:space="0" w:color="auto"/>
          </w:divBdr>
          <w:divsChild>
            <w:div w:id="1846746111">
              <w:marLeft w:val="0"/>
              <w:marRight w:val="0"/>
              <w:marTop w:val="0"/>
              <w:marBottom w:val="0"/>
              <w:divBdr>
                <w:top w:val="none" w:sz="0" w:space="0" w:color="auto"/>
                <w:left w:val="none" w:sz="0" w:space="0" w:color="auto"/>
                <w:bottom w:val="none" w:sz="0" w:space="0" w:color="auto"/>
                <w:right w:val="none" w:sz="0" w:space="0" w:color="auto"/>
              </w:divBdr>
            </w:div>
            <w:div w:id="573516074">
              <w:marLeft w:val="0"/>
              <w:marRight w:val="0"/>
              <w:marTop w:val="0"/>
              <w:marBottom w:val="0"/>
              <w:divBdr>
                <w:top w:val="none" w:sz="0" w:space="0" w:color="auto"/>
                <w:left w:val="none" w:sz="0" w:space="0" w:color="auto"/>
                <w:bottom w:val="none" w:sz="0" w:space="0" w:color="auto"/>
                <w:right w:val="none" w:sz="0" w:space="0" w:color="auto"/>
              </w:divBdr>
            </w:div>
          </w:divsChild>
        </w:div>
        <w:div w:id="1242376739">
          <w:marLeft w:val="0"/>
          <w:marRight w:val="0"/>
          <w:marTop w:val="0"/>
          <w:marBottom w:val="0"/>
          <w:divBdr>
            <w:top w:val="none" w:sz="0" w:space="0" w:color="auto"/>
            <w:left w:val="none" w:sz="0" w:space="0" w:color="auto"/>
            <w:bottom w:val="none" w:sz="0" w:space="0" w:color="auto"/>
            <w:right w:val="none" w:sz="0" w:space="0" w:color="auto"/>
          </w:divBdr>
          <w:divsChild>
            <w:div w:id="136336669">
              <w:marLeft w:val="0"/>
              <w:marRight w:val="0"/>
              <w:marTop w:val="0"/>
              <w:marBottom w:val="0"/>
              <w:divBdr>
                <w:top w:val="none" w:sz="0" w:space="0" w:color="auto"/>
                <w:left w:val="none" w:sz="0" w:space="0" w:color="auto"/>
                <w:bottom w:val="none" w:sz="0" w:space="0" w:color="auto"/>
                <w:right w:val="none" w:sz="0" w:space="0" w:color="auto"/>
              </w:divBdr>
            </w:div>
          </w:divsChild>
        </w:div>
        <w:div w:id="1021247748">
          <w:marLeft w:val="0"/>
          <w:marRight w:val="0"/>
          <w:marTop w:val="0"/>
          <w:marBottom w:val="0"/>
          <w:divBdr>
            <w:top w:val="none" w:sz="0" w:space="0" w:color="auto"/>
            <w:left w:val="none" w:sz="0" w:space="0" w:color="auto"/>
            <w:bottom w:val="none" w:sz="0" w:space="0" w:color="auto"/>
            <w:right w:val="none" w:sz="0" w:space="0" w:color="auto"/>
          </w:divBdr>
          <w:divsChild>
            <w:div w:id="463474744">
              <w:marLeft w:val="0"/>
              <w:marRight w:val="0"/>
              <w:marTop w:val="0"/>
              <w:marBottom w:val="0"/>
              <w:divBdr>
                <w:top w:val="none" w:sz="0" w:space="0" w:color="auto"/>
                <w:left w:val="none" w:sz="0" w:space="0" w:color="auto"/>
                <w:bottom w:val="none" w:sz="0" w:space="0" w:color="auto"/>
                <w:right w:val="none" w:sz="0" w:space="0" w:color="auto"/>
              </w:divBdr>
            </w:div>
          </w:divsChild>
        </w:div>
        <w:div w:id="923299680">
          <w:marLeft w:val="0"/>
          <w:marRight w:val="0"/>
          <w:marTop w:val="0"/>
          <w:marBottom w:val="0"/>
          <w:divBdr>
            <w:top w:val="none" w:sz="0" w:space="0" w:color="auto"/>
            <w:left w:val="none" w:sz="0" w:space="0" w:color="auto"/>
            <w:bottom w:val="none" w:sz="0" w:space="0" w:color="auto"/>
            <w:right w:val="none" w:sz="0" w:space="0" w:color="auto"/>
          </w:divBdr>
          <w:divsChild>
            <w:div w:id="81418905">
              <w:marLeft w:val="0"/>
              <w:marRight w:val="0"/>
              <w:marTop w:val="0"/>
              <w:marBottom w:val="0"/>
              <w:divBdr>
                <w:top w:val="none" w:sz="0" w:space="0" w:color="auto"/>
                <w:left w:val="none" w:sz="0" w:space="0" w:color="auto"/>
                <w:bottom w:val="none" w:sz="0" w:space="0" w:color="auto"/>
                <w:right w:val="none" w:sz="0" w:space="0" w:color="auto"/>
              </w:divBdr>
            </w:div>
          </w:divsChild>
        </w:div>
        <w:div w:id="1390305858">
          <w:marLeft w:val="0"/>
          <w:marRight w:val="0"/>
          <w:marTop w:val="0"/>
          <w:marBottom w:val="0"/>
          <w:divBdr>
            <w:top w:val="none" w:sz="0" w:space="0" w:color="auto"/>
            <w:left w:val="none" w:sz="0" w:space="0" w:color="auto"/>
            <w:bottom w:val="none" w:sz="0" w:space="0" w:color="auto"/>
            <w:right w:val="none" w:sz="0" w:space="0" w:color="auto"/>
          </w:divBdr>
          <w:divsChild>
            <w:div w:id="1605385639">
              <w:marLeft w:val="0"/>
              <w:marRight w:val="0"/>
              <w:marTop w:val="0"/>
              <w:marBottom w:val="0"/>
              <w:divBdr>
                <w:top w:val="none" w:sz="0" w:space="0" w:color="auto"/>
                <w:left w:val="none" w:sz="0" w:space="0" w:color="auto"/>
                <w:bottom w:val="none" w:sz="0" w:space="0" w:color="auto"/>
                <w:right w:val="none" w:sz="0" w:space="0" w:color="auto"/>
              </w:divBdr>
            </w:div>
          </w:divsChild>
        </w:div>
        <w:div w:id="878934976">
          <w:marLeft w:val="0"/>
          <w:marRight w:val="0"/>
          <w:marTop w:val="0"/>
          <w:marBottom w:val="0"/>
          <w:divBdr>
            <w:top w:val="none" w:sz="0" w:space="0" w:color="auto"/>
            <w:left w:val="none" w:sz="0" w:space="0" w:color="auto"/>
            <w:bottom w:val="none" w:sz="0" w:space="0" w:color="auto"/>
            <w:right w:val="none" w:sz="0" w:space="0" w:color="auto"/>
          </w:divBdr>
          <w:divsChild>
            <w:div w:id="913469232">
              <w:marLeft w:val="0"/>
              <w:marRight w:val="0"/>
              <w:marTop w:val="0"/>
              <w:marBottom w:val="0"/>
              <w:divBdr>
                <w:top w:val="none" w:sz="0" w:space="0" w:color="auto"/>
                <w:left w:val="none" w:sz="0" w:space="0" w:color="auto"/>
                <w:bottom w:val="none" w:sz="0" w:space="0" w:color="auto"/>
                <w:right w:val="none" w:sz="0" w:space="0" w:color="auto"/>
              </w:divBdr>
            </w:div>
          </w:divsChild>
        </w:div>
        <w:div w:id="1148939853">
          <w:marLeft w:val="0"/>
          <w:marRight w:val="0"/>
          <w:marTop w:val="0"/>
          <w:marBottom w:val="0"/>
          <w:divBdr>
            <w:top w:val="none" w:sz="0" w:space="0" w:color="auto"/>
            <w:left w:val="none" w:sz="0" w:space="0" w:color="auto"/>
            <w:bottom w:val="none" w:sz="0" w:space="0" w:color="auto"/>
            <w:right w:val="none" w:sz="0" w:space="0" w:color="auto"/>
          </w:divBdr>
          <w:divsChild>
            <w:div w:id="535890843">
              <w:marLeft w:val="0"/>
              <w:marRight w:val="0"/>
              <w:marTop w:val="0"/>
              <w:marBottom w:val="0"/>
              <w:divBdr>
                <w:top w:val="none" w:sz="0" w:space="0" w:color="auto"/>
                <w:left w:val="none" w:sz="0" w:space="0" w:color="auto"/>
                <w:bottom w:val="none" w:sz="0" w:space="0" w:color="auto"/>
                <w:right w:val="none" w:sz="0" w:space="0" w:color="auto"/>
              </w:divBdr>
            </w:div>
            <w:div w:id="904217476">
              <w:marLeft w:val="0"/>
              <w:marRight w:val="0"/>
              <w:marTop w:val="0"/>
              <w:marBottom w:val="0"/>
              <w:divBdr>
                <w:top w:val="none" w:sz="0" w:space="0" w:color="auto"/>
                <w:left w:val="none" w:sz="0" w:space="0" w:color="auto"/>
                <w:bottom w:val="none" w:sz="0" w:space="0" w:color="auto"/>
                <w:right w:val="none" w:sz="0" w:space="0" w:color="auto"/>
              </w:divBdr>
            </w:div>
          </w:divsChild>
        </w:div>
        <w:div w:id="842741052">
          <w:marLeft w:val="0"/>
          <w:marRight w:val="0"/>
          <w:marTop w:val="0"/>
          <w:marBottom w:val="0"/>
          <w:divBdr>
            <w:top w:val="none" w:sz="0" w:space="0" w:color="auto"/>
            <w:left w:val="none" w:sz="0" w:space="0" w:color="auto"/>
            <w:bottom w:val="none" w:sz="0" w:space="0" w:color="auto"/>
            <w:right w:val="none" w:sz="0" w:space="0" w:color="auto"/>
          </w:divBdr>
          <w:divsChild>
            <w:div w:id="893153833">
              <w:marLeft w:val="0"/>
              <w:marRight w:val="0"/>
              <w:marTop w:val="0"/>
              <w:marBottom w:val="0"/>
              <w:divBdr>
                <w:top w:val="none" w:sz="0" w:space="0" w:color="auto"/>
                <w:left w:val="none" w:sz="0" w:space="0" w:color="auto"/>
                <w:bottom w:val="none" w:sz="0" w:space="0" w:color="auto"/>
                <w:right w:val="none" w:sz="0" w:space="0" w:color="auto"/>
              </w:divBdr>
            </w:div>
          </w:divsChild>
        </w:div>
        <w:div w:id="511727020">
          <w:marLeft w:val="0"/>
          <w:marRight w:val="0"/>
          <w:marTop w:val="0"/>
          <w:marBottom w:val="0"/>
          <w:divBdr>
            <w:top w:val="none" w:sz="0" w:space="0" w:color="auto"/>
            <w:left w:val="none" w:sz="0" w:space="0" w:color="auto"/>
            <w:bottom w:val="none" w:sz="0" w:space="0" w:color="auto"/>
            <w:right w:val="none" w:sz="0" w:space="0" w:color="auto"/>
          </w:divBdr>
          <w:divsChild>
            <w:div w:id="1693191760">
              <w:marLeft w:val="0"/>
              <w:marRight w:val="0"/>
              <w:marTop w:val="0"/>
              <w:marBottom w:val="0"/>
              <w:divBdr>
                <w:top w:val="none" w:sz="0" w:space="0" w:color="auto"/>
                <w:left w:val="none" w:sz="0" w:space="0" w:color="auto"/>
                <w:bottom w:val="none" w:sz="0" w:space="0" w:color="auto"/>
                <w:right w:val="none" w:sz="0" w:space="0" w:color="auto"/>
              </w:divBdr>
            </w:div>
          </w:divsChild>
        </w:div>
        <w:div w:id="915287112">
          <w:marLeft w:val="0"/>
          <w:marRight w:val="0"/>
          <w:marTop w:val="0"/>
          <w:marBottom w:val="0"/>
          <w:divBdr>
            <w:top w:val="none" w:sz="0" w:space="0" w:color="auto"/>
            <w:left w:val="none" w:sz="0" w:space="0" w:color="auto"/>
            <w:bottom w:val="none" w:sz="0" w:space="0" w:color="auto"/>
            <w:right w:val="none" w:sz="0" w:space="0" w:color="auto"/>
          </w:divBdr>
          <w:divsChild>
            <w:div w:id="1486900154">
              <w:marLeft w:val="0"/>
              <w:marRight w:val="0"/>
              <w:marTop w:val="0"/>
              <w:marBottom w:val="0"/>
              <w:divBdr>
                <w:top w:val="none" w:sz="0" w:space="0" w:color="auto"/>
                <w:left w:val="none" w:sz="0" w:space="0" w:color="auto"/>
                <w:bottom w:val="none" w:sz="0" w:space="0" w:color="auto"/>
                <w:right w:val="none" w:sz="0" w:space="0" w:color="auto"/>
              </w:divBdr>
            </w:div>
          </w:divsChild>
        </w:div>
        <w:div w:id="1069156533">
          <w:marLeft w:val="0"/>
          <w:marRight w:val="0"/>
          <w:marTop w:val="0"/>
          <w:marBottom w:val="0"/>
          <w:divBdr>
            <w:top w:val="none" w:sz="0" w:space="0" w:color="auto"/>
            <w:left w:val="none" w:sz="0" w:space="0" w:color="auto"/>
            <w:bottom w:val="none" w:sz="0" w:space="0" w:color="auto"/>
            <w:right w:val="none" w:sz="0" w:space="0" w:color="auto"/>
          </w:divBdr>
          <w:divsChild>
            <w:div w:id="1586114535">
              <w:marLeft w:val="0"/>
              <w:marRight w:val="0"/>
              <w:marTop w:val="0"/>
              <w:marBottom w:val="0"/>
              <w:divBdr>
                <w:top w:val="none" w:sz="0" w:space="0" w:color="auto"/>
                <w:left w:val="none" w:sz="0" w:space="0" w:color="auto"/>
                <w:bottom w:val="none" w:sz="0" w:space="0" w:color="auto"/>
                <w:right w:val="none" w:sz="0" w:space="0" w:color="auto"/>
              </w:divBdr>
            </w:div>
          </w:divsChild>
        </w:div>
        <w:div w:id="527723033">
          <w:marLeft w:val="0"/>
          <w:marRight w:val="0"/>
          <w:marTop w:val="0"/>
          <w:marBottom w:val="0"/>
          <w:divBdr>
            <w:top w:val="none" w:sz="0" w:space="0" w:color="auto"/>
            <w:left w:val="none" w:sz="0" w:space="0" w:color="auto"/>
            <w:bottom w:val="none" w:sz="0" w:space="0" w:color="auto"/>
            <w:right w:val="none" w:sz="0" w:space="0" w:color="auto"/>
          </w:divBdr>
          <w:divsChild>
            <w:div w:id="467213521">
              <w:marLeft w:val="0"/>
              <w:marRight w:val="0"/>
              <w:marTop w:val="0"/>
              <w:marBottom w:val="0"/>
              <w:divBdr>
                <w:top w:val="none" w:sz="0" w:space="0" w:color="auto"/>
                <w:left w:val="none" w:sz="0" w:space="0" w:color="auto"/>
                <w:bottom w:val="none" w:sz="0" w:space="0" w:color="auto"/>
                <w:right w:val="none" w:sz="0" w:space="0" w:color="auto"/>
              </w:divBdr>
            </w:div>
          </w:divsChild>
        </w:div>
        <w:div w:id="146631037">
          <w:marLeft w:val="0"/>
          <w:marRight w:val="0"/>
          <w:marTop w:val="0"/>
          <w:marBottom w:val="0"/>
          <w:divBdr>
            <w:top w:val="none" w:sz="0" w:space="0" w:color="auto"/>
            <w:left w:val="none" w:sz="0" w:space="0" w:color="auto"/>
            <w:bottom w:val="none" w:sz="0" w:space="0" w:color="auto"/>
            <w:right w:val="none" w:sz="0" w:space="0" w:color="auto"/>
          </w:divBdr>
          <w:divsChild>
            <w:div w:id="1804536858">
              <w:marLeft w:val="0"/>
              <w:marRight w:val="0"/>
              <w:marTop w:val="0"/>
              <w:marBottom w:val="0"/>
              <w:divBdr>
                <w:top w:val="none" w:sz="0" w:space="0" w:color="auto"/>
                <w:left w:val="none" w:sz="0" w:space="0" w:color="auto"/>
                <w:bottom w:val="none" w:sz="0" w:space="0" w:color="auto"/>
                <w:right w:val="none" w:sz="0" w:space="0" w:color="auto"/>
              </w:divBdr>
            </w:div>
            <w:div w:id="1010060170">
              <w:marLeft w:val="0"/>
              <w:marRight w:val="0"/>
              <w:marTop w:val="0"/>
              <w:marBottom w:val="0"/>
              <w:divBdr>
                <w:top w:val="none" w:sz="0" w:space="0" w:color="auto"/>
                <w:left w:val="none" w:sz="0" w:space="0" w:color="auto"/>
                <w:bottom w:val="none" w:sz="0" w:space="0" w:color="auto"/>
                <w:right w:val="none" w:sz="0" w:space="0" w:color="auto"/>
              </w:divBdr>
            </w:div>
          </w:divsChild>
        </w:div>
        <w:div w:id="1391080207">
          <w:marLeft w:val="0"/>
          <w:marRight w:val="0"/>
          <w:marTop w:val="0"/>
          <w:marBottom w:val="0"/>
          <w:divBdr>
            <w:top w:val="none" w:sz="0" w:space="0" w:color="auto"/>
            <w:left w:val="none" w:sz="0" w:space="0" w:color="auto"/>
            <w:bottom w:val="none" w:sz="0" w:space="0" w:color="auto"/>
            <w:right w:val="none" w:sz="0" w:space="0" w:color="auto"/>
          </w:divBdr>
          <w:divsChild>
            <w:div w:id="8608560">
              <w:marLeft w:val="0"/>
              <w:marRight w:val="0"/>
              <w:marTop w:val="0"/>
              <w:marBottom w:val="0"/>
              <w:divBdr>
                <w:top w:val="none" w:sz="0" w:space="0" w:color="auto"/>
                <w:left w:val="none" w:sz="0" w:space="0" w:color="auto"/>
                <w:bottom w:val="none" w:sz="0" w:space="0" w:color="auto"/>
                <w:right w:val="none" w:sz="0" w:space="0" w:color="auto"/>
              </w:divBdr>
            </w:div>
          </w:divsChild>
        </w:div>
        <w:div w:id="658268460">
          <w:marLeft w:val="0"/>
          <w:marRight w:val="0"/>
          <w:marTop w:val="0"/>
          <w:marBottom w:val="0"/>
          <w:divBdr>
            <w:top w:val="none" w:sz="0" w:space="0" w:color="auto"/>
            <w:left w:val="none" w:sz="0" w:space="0" w:color="auto"/>
            <w:bottom w:val="none" w:sz="0" w:space="0" w:color="auto"/>
            <w:right w:val="none" w:sz="0" w:space="0" w:color="auto"/>
          </w:divBdr>
          <w:divsChild>
            <w:div w:id="1296596978">
              <w:marLeft w:val="0"/>
              <w:marRight w:val="0"/>
              <w:marTop w:val="0"/>
              <w:marBottom w:val="0"/>
              <w:divBdr>
                <w:top w:val="none" w:sz="0" w:space="0" w:color="auto"/>
                <w:left w:val="none" w:sz="0" w:space="0" w:color="auto"/>
                <w:bottom w:val="none" w:sz="0" w:space="0" w:color="auto"/>
                <w:right w:val="none" w:sz="0" w:space="0" w:color="auto"/>
              </w:divBdr>
            </w:div>
          </w:divsChild>
        </w:div>
        <w:div w:id="501356471">
          <w:marLeft w:val="0"/>
          <w:marRight w:val="0"/>
          <w:marTop w:val="0"/>
          <w:marBottom w:val="0"/>
          <w:divBdr>
            <w:top w:val="none" w:sz="0" w:space="0" w:color="auto"/>
            <w:left w:val="none" w:sz="0" w:space="0" w:color="auto"/>
            <w:bottom w:val="none" w:sz="0" w:space="0" w:color="auto"/>
            <w:right w:val="none" w:sz="0" w:space="0" w:color="auto"/>
          </w:divBdr>
          <w:divsChild>
            <w:div w:id="19941365">
              <w:marLeft w:val="0"/>
              <w:marRight w:val="0"/>
              <w:marTop w:val="0"/>
              <w:marBottom w:val="0"/>
              <w:divBdr>
                <w:top w:val="none" w:sz="0" w:space="0" w:color="auto"/>
                <w:left w:val="none" w:sz="0" w:space="0" w:color="auto"/>
                <w:bottom w:val="none" w:sz="0" w:space="0" w:color="auto"/>
                <w:right w:val="none" w:sz="0" w:space="0" w:color="auto"/>
              </w:divBdr>
            </w:div>
          </w:divsChild>
        </w:div>
        <w:div w:id="2125346412">
          <w:marLeft w:val="0"/>
          <w:marRight w:val="0"/>
          <w:marTop w:val="0"/>
          <w:marBottom w:val="0"/>
          <w:divBdr>
            <w:top w:val="none" w:sz="0" w:space="0" w:color="auto"/>
            <w:left w:val="none" w:sz="0" w:space="0" w:color="auto"/>
            <w:bottom w:val="none" w:sz="0" w:space="0" w:color="auto"/>
            <w:right w:val="none" w:sz="0" w:space="0" w:color="auto"/>
          </w:divBdr>
          <w:divsChild>
            <w:div w:id="1750539246">
              <w:marLeft w:val="0"/>
              <w:marRight w:val="0"/>
              <w:marTop w:val="0"/>
              <w:marBottom w:val="0"/>
              <w:divBdr>
                <w:top w:val="none" w:sz="0" w:space="0" w:color="auto"/>
                <w:left w:val="none" w:sz="0" w:space="0" w:color="auto"/>
                <w:bottom w:val="none" w:sz="0" w:space="0" w:color="auto"/>
                <w:right w:val="none" w:sz="0" w:space="0" w:color="auto"/>
              </w:divBdr>
            </w:div>
          </w:divsChild>
        </w:div>
        <w:div w:id="1751344328">
          <w:marLeft w:val="0"/>
          <w:marRight w:val="0"/>
          <w:marTop w:val="0"/>
          <w:marBottom w:val="0"/>
          <w:divBdr>
            <w:top w:val="none" w:sz="0" w:space="0" w:color="auto"/>
            <w:left w:val="none" w:sz="0" w:space="0" w:color="auto"/>
            <w:bottom w:val="none" w:sz="0" w:space="0" w:color="auto"/>
            <w:right w:val="none" w:sz="0" w:space="0" w:color="auto"/>
          </w:divBdr>
          <w:divsChild>
            <w:div w:id="1411153855">
              <w:marLeft w:val="0"/>
              <w:marRight w:val="0"/>
              <w:marTop w:val="0"/>
              <w:marBottom w:val="0"/>
              <w:divBdr>
                <w:top w:val="none" w:sz="0" w:space="0" w:color="auto"/>
                <w:left w:val="none" w:sz="0" w:space="0" w:color="auto"/>
                <w:bottom w:val="none" w:sz="0" w:space="0" w:color="auto"/>
                <w:right w:val="none" w:sz="0" w:space="0" w:color="auto"/>
              </w:divBdr>
            </w:div>
          </w:divsChild>
        </w:div>
        <w:div w:id="1960254153">
          <w:marLeft w:val="0"/>
          <w:marRight w:val="0"/>
          <w:marTop w:val="0"/>
          <w:marBottom w:val="0"/>
          <w:divBdr>
            <w:top w:val="none" w:sz="0" w:space="0" w:color="auto"/>
            <w:left w:val="none" w:sz="0" w:space="0" w:color="auto"/>
            <w:bottom w:val="none" w:sz="0" w:space="0" w:color="auto"/>
            <w:right w:val="none" w:sz="0" w:space="0" w:color="auto"/>
          </w:divBdr>
          <w:divsChild>
            <w:div w:id="2016103870">
              <w:marLeft w:val="0"/>
              <w:marRight w:val="0"/>
              <w:marTop w:val="0"/>
              <w:marBottom w:val="0"/>
              <w:divBdr>
                <w:top w:val="none" w:sz="0" w:space="0" w:color="auto"/>
                <w:left w:val="none" w:sz="0" w:space="0" w:color="auto"/>
                <w:bottom w:val="none" w:sz="0" w:space="0" w:color="auto"/>
                <w:right w:val="none" w:sz="0" w:space="0" w:color="auto"/>
              </w:divBdr>
            </w:div>
            <w:div w:id="409666003">
              <w:marLeft w:val="0"/>
              <w:marRight w:val="0"/>
              <w:marTop w:val="0"/>
              <w:marBottom w:val="0"/>
              <w:divBdr>
                <w:top w:val="none" w:sz="0" w:space="0" w:color="auto"/>
                <w:left w:val="none" w:sz="0" w:space="0" w:color="auto"/>
                <w:bottom w:val="none" w:sz="0" w:space="0" w:color="auto"/>
                <w:right w:val="none" w:sz="0" w:space="0" w:color="auto"/>
              </w:divBdr>
            </w:div>
          </w:divsChild>
        </w:div>
        <w:div w:id="139739505">
          <w:marLeft w:val="0"/>
          <w:marRight w:val="0"/>
          <w:marTop w:val="0"/>
          <w:marBottom w:val="0"/>
          <w:divBdr>
            <w:top w:val="none" w:sz="0" w:space="0" w:color="auto"/>
            <w:left w:val="none" w:sz="0" w:space="0" w:color="auto"/>
            <w:bottom w:val="none" w:sz="0" w:space="0" w:color="auto"/>
            <w:right w:val="none" w:sz="0" w:space="0" w:color="auto"/>
          </w:divBdr>
          <w:divsChild>
            <w:div w:id="683556745">
              <w:marLeft w:val="0"/>
              <w:marRight w:val="0"/>
              <w:marTop w:val="0"/>
              <w:marBottom w:val="0"/>
              <w:divBdr>
                <w:top w:val="none" w:sz="0" w:space="0" w:color="auto"/>
                <w:left w:val="none" w:sz="0" w:space="0" w:color="auto"/>
                <w:bottom w:val="none" w:sz="0" w:space="0" w:color="auto"/>
                <w:right w:val="none" w:sz="0" w:space="0" w:color="auto"/>
              </w:divBdr>
            </w:div>
          </w:divsChild>
        </w:div>
        <w:div w:id="806317259">
          <w:marLeft w:val="0"/>
          <w:marRight w:val="0"/>
          <w:marTop w:val="0"/>
          <w:marBottom w:val="0"/>
          <w:divBdr>
            <w:top w:val="none" w:sz="0" w:space="0" w:color="auto"/>
            <w:left w:val="none" w:sz="0" w:space="0" w:color="auto"/>
            <w:bottom w:val="none" w:sz="0" w:space="0" w:color="auto"/>
            <w:right w:val="none" w:sz="0" w:space="0" w:color="auto"/>
          </w:divBdr>
          <w:divsChild>
            <w:div w:id="643044645">
              <w:marLeft w:val="0"/>
              <w:marRight w:val="0"/>
              <w:marTop w:val="0"/>
              <w:marBottom w:val="0"/>
              <w:divBdr>
                <w:top w:val="none" w:sz="0" w:space="0" w:color="auto"/>
                <w:left w:val="none" w:sz="0" w:space="0" w:color="auto"/>
                <w:bottom w:val="none" w:sz="0" w:space="0" w:color="auto"/>
                <w:right w:val="none" w:sz="0" w:space="0" w:color="auto"/>
              </w:divBdr>
            </w:div>
          </w:divsChild>
        </w:div>
        <w:div w:id="974143495">
          <w:marLeft w:val="0"/>
          <w:marRight w:val="0"/>
          <w:marTop w:val="0"/>
          <w:marBottom w:val="0"/>
          <w:divBdr>
            <w:top w:val="none" w:sz="0" w:space="0" w:color="auto"/>
            <w:left w:val="none" w:sz="0" w:space="0" w:color="auto"/>
            <w:bottom w:val="none" w:sz="0" w:space="0" w:color="auto"/>
            <w:right w:val="none" w:sz="0" w:space="0" w:color="auto"/>
          </w:divBdr>
          <w:divsChild>
            <w:div w:id="1163012624">
              <w:marLeft w:val="0"/>
              <w:marRight w:val="0"/>
              <w:marTop w:val="0"/>
              <w:marBottom w:val="0"/>
              <w:divBdr>
                <w:top w:val="none" w:sz="0" w:space="0" w:color="auto"/>
                <w:left w:val="none" w:sz="0" w:space="0" w:color="auto"/>
                <w:bottom w:val="none" w:sz="0" w:space="0" w:color="auto"/>
                <w:right w:val="none" w:sz="0" w:space="0" w:color="auto"/>
              </w:divBdr>
            </w:div>
          </w:divsChild>
        </w:div>
        <w:div w:id="1762020815">
          <w:marLeft w:val="0"/>
          <w:marRight w:val="0"/>
          <w:marTop w:val="0"/>
          <w:marBottom w:val="0"/>
          <w:divBdr>
            <w:top w:val="none" w:sz="0" w:space="0" w:color="auto"/>
            <w:left w:val="none" w:sz="0" w:space="0" w:color="auto"/>
            <w:bottom w:val="none" w:sz="0" w:space="0" w:color="auto"/>
            <w:right w:val="none" w:sz="0" w:space="0" w:color="auto"/>
          </w:divBdr>
          <w:divsChild>
            <w:div w:id="1656453445">
              <w:marLeft w:val="0"/>
              <w:marRight w:val="0"/>
              <w:marTop w:val="0"/>
              <w:marBottom w:val="0"/>
              <w:divBdr>
                <w:top w:val="none" w:sz="0" w:space="0" w:color="auto"/>
                <w:left w:val="none" w:sz="0" w:space="0" w:color="auto"/>
                <w:bottom w:val="none" w:sz="0" w:space="0" w:color="auto"/>
                <w:right w:val="none" w:sz="0" w:space="0" w:color="auto"/>
              </w:divBdr>
            </w:div>
          </w:divsChild>
        </w:div>
        <w:div w:id="1847941423">
          <w:marLeft w:val="0"/>
          <w:marRight w:val="0"/>
          <w:marTop w:val="0"/>
          <w:marBottom w:val="0"/>
          <w:divBdr>
            <w:top w:val="none" w:sz="0" w:space="0" w:color="auto"/>
            <w:left w:val="none" w:sz="0" w:space="0" w:color="auto"/>
            <w:bottom w:val="none" w:sz="0" w:space="0" w:color="auto"/>
            <w:right w:val="none" w:sz="0" w:space="0" w:color="auto"/>
          </w:divBdr>
          <w:divsChild>
            <w:div w:id="212618408">
              <w:marLeft w:val="0"/>
              <w:marRight w:val="0"/>
              <w:marTop w:val="0"/>
              <w:marBottom w:val="0"/>
              <w:divBdr>
                <w:top w:val="none" w:sz="0" w:space="0" w:color="auto"/>
                <w:left w:val="none" w:sz="0" w:space="0" w:color="auto"/>
                <w:bottom w:val="none" w:sz="0" w:space="0" w:color="auto"/>
                <w:right w:val="none" w:sz="0" w:space="0" w:color="auto"/>
              </w:divBdr>
            </w:div>
          </w:divsChild>
        </w:div>
        <w:div w:id="559680862">
          <w:marLeft w:val="0"/>
          <w:marRight w:val="0"/>
          <w:marTop w:val="0"/>
          <w:marBottom w:val="0"/>
          <w:divBdr>
            <w:top w:val="none" w:sz="0" w:space="0" w:color="auto"/>
            <w:left w:val="none" w:sz="0" w:space="0" w:color="auto"/>
            <w:bottom w:val="none" w:sz="0" w:space="0" w:color="auto"/>
            <w:right w:val="none" w:sz="0" w:space="0" w:color="auto"/>
          </w:divBdr>
          <w:divsChild>
            <w:div w:id="2125727501">
              <w:marLeft w:val="0"/>
              <w:marRight w:val="0"/>
              <w:marTop w:val="0"/>
              <w:marBottom w:val="0"/>
              <w:divBdr>
                <w:top w:val="none" w:sz="0" w:space="0" w:color="auto"/>
                <w:left w:val="none" w:sz="0" w:space="0" w:color="auto"/>
                <w:bottom w:val="none" w:sz="0" w:space="0" w:color="auto"/>
                <w:right w:val="none" w:sz="0" w:space="0" w:color="auto"/>
              </w:divBdr>
            </w:div>
            <w:div w:id="154489876">
              <w:marLeft w:val="0"/>
              <w:marRight w:val="0"/>
              <w:marTop w:val="0"/>
              <w:marBottom w:val="0"/>
              <w:divBdr>
                <w:top w:val="none" w:sz="0" w:space="0" w:color="auto"/>
                <w:left w:val="none" w:sz="0" w:space="0" w:color="auto"/>
                <w:bottom w:val="none" w:sz="0" w:space="0" w:color="auto"/>
                <w:right w:val="none" w:sz="0" w:space="0" w:color="auto"/>
              </w:divBdr>
            </w:div>
          </w:divsChild>
        </w:div>
        <w:div w:id="1310936440">
          <w:marLeft w:val="0"/>
          <w:marRight w:val="0"/>
          <w:marTop w:val="0"/>
          <w:marBottom w:val="0"/>
          <w:divBdr>
            <w:top w:val="none" w:sz="0" w:space="0" w:color="auto"/>
            <w:left w:val="none" w:sz="0" w:space="0" w:color="auto"/>
            <w:bottom w:val="none" w:sz="0" w:space="0" w:color="auto"/>
            <w:right w:val="none" w:sz="0" w:space="0" w:color="auto"/>
          </w:divBdr>
          <w:divsChild>
            <w:div w:id="1355427492">
              <w:marLeft w:val="0"/>
              <w:marRight w:val="0"/>
              <w:marTop w:val="0"/>
              <w:marBottom w:val="0"/>
              <w:divBdr>
                <w:top w:val="none" w:sz="0" w:space="0" w:color="auto"/>
                <w:left w:val="none" w:sz="0" w:space="0" w:color="auto"/>
                <w:bottom w:val="none" w:sz="0" w:space="0" w:color="auto"/>
                <w:right w:val="none" w:sz="0" w:space="0" w:color="auto"/>
              </w:divBdr>
            </w:div>
          </w:divsChild>
        </w:div>
        <w:div w:id="1261645371">
          <w:marLeft w:val="0"/>
          <w:marRight w:val="0"/>
          <w:marTop w:val="0"/>
          <w:marBottom w:val="0"/>
          <w:divBdr>
            <w:top w:val="none" w:sz="0" w:space="0" w:color="auto"/>
            <w:left w:val="none" w:sz="0" w:space="0" w:color="auto"/>
            <w:bottom w:val="none" w:sz="0" w:space="0" w:color="auto"/>
            <w:right w:val="none" w:sz="0" w:space="0" w:color="auto"/>
          </w:divBdr>
          <w:divsChild>
            <w:div w:id="460347563">
              <w:marLeft w:val="0"/>
              <w:marRight w:val="0"/>
              <w:marTop w:val="0"/>
              <w:marBottom w:val="0"/>
              <w:divBdr>
                <w:top w:val="none" w:sz="0" w:space="0" w:color="auto"/>
                <w:left w:val="none" w:sz="0" w:space="0" w:color="auto"/>
                <w:bottom w:val="none" w:sz="0" w:space="0" w:color="auto"/>
                <w:right w:val="none" w:sz="0" w:space="0" w:color="auto"/>
              </w:divBdr>
            </w:div>
          </w:divsChild>
        </w:div>
        <w:div w:id="338196615">
          <w:marLeft w:val="0"/>
          <w:marRight w:val="0"/>
          <w:marTop w:val="0"/>
          <w:marBottom w:val="0"/>
          <w:divBdr>
            <w:top w:val="none" w:sz="0" w:space="0" w:color="auto"/>
            <w:left w:val="none" w:sz="0" w:space="0" w:color="auto"/>
            <w:bottom w:val="none" w:sz="0" w:space="0" w:color="auto"/>
            <w:right w:val="none" w:sz="0" w:space="0" w:color="auto"/>
          </w:divBdr>
          <w:divsChild>
            <w:div w:id="757558590">
              <w:marLeft w:val="0"/>
              <w:marRight w:val="0"/>
              <w:marTop w:val="0"/>
              <w:marBottom w:val="0"/>
              <w:divBdr>
                <w:top w:val="none" w:sz="0" w:space="0" w:color="auto"/>
                <w:left w:val="none" w:sz="0" w:space="0" w:color="auto"/>
                <w:bottom w:val="none" w:sz="0" w:space="0" w:color="auto"/>
                <w:right w:val="none" w:sz="0" w:space="0" w:color="auto"/>
              </w:divBdr>
            </w:div>
          </w:divsChild>
        </w:div>
        <w:div w:id="1263950455">
          <w:marLeft w:val="0"/>
          <w:marRight w:val="0"/>
          <w:marTop w:val="0"/>
          <w:marBottom w:val="0"/>
          <w:divBdr>
            <w:top w:val="none" w:sz="0" w:space="0" w:color="auto"/>
            <w:left w:val="none" w:sz="0" w:space="0" w:color="auto"/>
            <w:bottom w:val="none" w:sz="0" w:space="0" w:color="auto"/>
            <w:right w:val="none" w:sz="0" w:space="0" w:color="auto"/>
          </w:divBdr>
          <w:divsChild>
            <w:div w:id="1864241028">
              <w:marLeft w:val="0"/>
              <w:marRight w:val="0"/>
              <w:marTop w:val="0"/>
              <w:marBottom w:val="0"/>
              <w:divBdr>
                <w:top w:val="none" w:sz="0" w:space="0" w:color="auto"/>
                <w:left w:val="none" w:sz="0" w:space="0" w:color="auto"/>
                <w:bottom w:val="none" w:sz="0" w:space="0" w:color="auto"/>
                <w:right w:val="none" w:sz="0" w:space="0" w:color="auto"/>
              </w:divBdr>
            </w:div>
          </w:divsChild>
        </w:div>
        <w:div w:id="1886335947">
          <w:marLeft w:val="0"/>
          <w:marRight w:val="0"/>
          <w:marTop w:val="0"/>
          <w:marBottom w:val="0"/>
          <w:divBdr>
            <w:top w:val="none" w:sz="0" w:space="0" w:color="auto"/>
            <w:left w:val="none" w:sz="0" w:space="0" w:color="auto"/>
            <w:bottom w:val="none" w:sz="0" w:space="0" w:color="auto"/>
            <w:right w:val="none" w:sz="0" w:space="0" w:color="auto"/>
          </w:divBdr>
          <w:divsChild>
            <w:div w:id="892739559">
              <w:marLeft w:val="0"/>
              <w:marRight w:val="0"/>
              <w:marTop w:val="0"/>
              <w:marBottom w:val="0"/>
              <w:divBdr>
                <w:top w:val="none" w:sz="0" w:space="0" w:color="auto"/>
                <w:left w:val="none" w:sz="0" w:space="0" w:color="auto"/>
                <w:bottom w:val="none" w:sz="0" w:space="0" w:color="auto"/>
                <w:right w:val="none" w:sz="0" w:space="0" w:color="auto"/>
              </w:divBdr>
            </w:div>
          </w:divsChild>
        </w:div>
        <w:div w:id="2033411994">
          <w:marLeft w:val="0"/>
          <w:marRight w:val="0"/>
          <w:marTop w:val="0"/>
          <w:marBottom w:val="0"/>
          <w:divBdr>
            <w:top w:val="none" w:sz="0" w:space="0" w:color="auto"/>
            <w:left w:val="none" w:sz="0" w:space="0" w:color="auto"/>
            <w:bottom w:val="none" w:sz="0" w:space="0" w:color="auto"/>
            <w:right w:val="none" w:sz="0" w:space="0" w:color="auto"/>
          </w:divBdr>
          <w:divsChild>
            <w:div w:id="430207282">
              <w:marLeft w:val="0"/>
              <w:marRight w:val="0"/>
              <w:marTop w:val="0"/>
              <w:marBottom w:val="0"/>
              <w:divBdr>
                <w:top w:val="none" w:sz="0" w:space="0" w:color="auto"/>
                <w:left w:val="none" w:sz="0" w:space="0" w:color="auto"/>
                <w:bottom w:val="none" w:sz="0" w:space="0" w:color="auto"/>
                <w:right w:val="none" w:sz="0" w:space="0" w:color="auto"/>
              </w:divBdr>
            </w:div>
            <w:div w:id="1184831503">
              <w:marLeft w:val="0"/>
              <w:marRight w:val="0"/>
              <w:marTop w:val="0"/>
              <w:marBottom w:val="0"/>
              <w:divBdr>
                <w:top w:val="none" w:sz="0" w:space="0" w:color="auto"/>
                <w:left w:val="none" w:sz="0" w:space="0" w:color="auto"/>
                <w:bottom w:val="none" w:sz="0" w:space="0" w:color="auto"/>
                <w:right w:val="none" w:sz="0" w:space="0" w:color="auto"/>
              </w:divBdr>
            </w:div>
          </w:divsChild>
        </w:div>
        <w:div w:id="282007445">
          <w:marLeft w:val="0"/>
          <w:marRight w:val="0"/>
          <w:marTop w:val="0"/>
          <w:marBottom w:val="0"/>
          <w:divBdr>
            <w:top w:val="none" w:sz="0" w:space="0" w:color="auto"/>
            <w:left w:val="none" w:sz="0" w:space="0" w:color="auto"/>
            <w:bottom w:val="none" w:sz="0" w:space="0" w:color="auto"/>
            <w:right w:val="none" w:sz="0" w:space="0" w:color="auto"/>
          </w:divBdr>
          <w:divsChild>
            <w:div w:id="412967603">
              <w:marLeft w:val="0"/>
              <w:marRight w:val="0"/>
              <w:marTop w:val="0"/>
              <w:marBottom w:val="0"/>
              <w:divBdr>
                <w:top w:val="none" w:sz="0" w:space="0" w:color="auto"/>
                <w:left w:val="none" w:sz="0" w:space="0" w:color="auto"/>
                <w:bottom w:val="none" w:sz="0" w:space="0" w:color="auto"/>
                <w:right w:val="none" w:sz="0" w:space="0" w:color="auto"/>
              </w:divBdr>
            </w:div>
          </w:divsChild>
        </w:div>
        <w:div w:id="1648895654">
          <w:marLeft w:val="0"/>
          <w:marRight w:val="0"/>
          <w:marTop w:val="0"/>
          <w:marBottom w:val="0"/>
          <w:divBdr>
            <w:top w:val="none" w:sz="0" w:space="0" w:color="auto"/>
            <w:left w:val="none" w:sz="0" w:space="0" w:color="auto"/>
            <w:bottom w:val="none" w:sz="0" w:space="0" w:color="auto"/>
            <w:right w:val="none" w:sz="0" w:space="0" w:color="auto"/>
          </w:divBdr>
          <w:divsChild>
            <w:div w:id="1240480705">
              <w:marLeft w:val="0"/>
              <w:marRight w:val="0"/>
              <w:marTop w:val="0"/>
              <w:marBottom w:val="0"/>
              <w:divBdr>
                <w:top w:val="none" w:sz="0" w:space="0" w:color="auto"/>
                <w:left w:val="none" w:sz="0" w:space="0" w:color="auto"/>
                <w:bottom w:val="none" w:sz="0" w:space="0" w:color="auto"/>
                <w:right w:val="none" w:sz="0" w:space="0" w:color="auto"/>
              </w:divBdr>
            </w:div>
          </w:divsChild>
        </w:div>
        <w:div w:id="513687534">
          <w:marLeft w:val="0"/>
          <w:marRight w:val="0"/>
          <w:marTop w:val="0"/>
          <w:marBottom w:val="0"/>
          <w:divBdr>
            <w:top w:val="none" w:sz="0" w:space="0" w:color="auto"/>
            <w:left w:val="none" w:sz="0" w:space="0" w:color="auto"/>
            <w:bottom w:val="none" w:sz="0" w:space="0" w:color="auto"/>
            <w:right w:val="none" w:sz="0" w:space="0" w:color="auto"/>
          </w:divBdr>
          <w:divsChild>
            <w:div w:id="847450728">
              <w:marLeft w:val="0"/>
              <w:marRight w:val="0"/>
              <w:marTop w:val="0"/>
              <w:marBottom w:val="0"/>
              <w:divBdr>
                <w:top w:val="none" w:sz="0" w:space="0" w:color="auto"/>
                <w:left w:val="none" w:sz="0" w:space="0" w:color="auto"/>
                <w:bottom w:val="none" w:sz="0" w:space="0" w:color="auto"/>
                <w:right w:val="none" w:sz="0" w:space="0" w:color="auto"/>
              </w:divBdr>
            </w:div>
          </w:divsChild>
        </w:div>
        <w:div w:id="1983774870">
          <w:marLeft w:val="0"/>
          <w:marRight w:val="0"/>
          <w:marTop w:val="0"/>
          <w:marBottom w:val="0"/>
          <w:divBdr>
            <w:top w:val="none" w:sz="0" w:space="0" w:color="auto"/>
            <w:left w:val="none" w:sz="0" w:space="0" w:color="auto"/>
            <w:bottom w:val="none" w:sz="0" w:space="0" w:color="auto"/>
            <w:right w:val="none" w:sz="0" w:space="0" w:color="auto"/>
          </w:divBdr>
          <w:divsChild>
            <w:div w:id="963124092">
              <w:marLeft w:val="0"/>
              <w:marRight w:val="0"/>
              <w:marTop w:val="0"/>
              <w:marBottom w:val="0"/>
              <w:divBdr>
                <w:top w:val="none" w:sz="0" w:space="0" w:color="auto"/>
                <w:left w:val="none" w:sz="0" w:space="0" w:color="auto"/>
                <w:bottom w:val="none" w:sz="0" w:space="0" w:color="auto"/>
                <w:right w:val="none" w:sz="0" w:space="0" w:color="auto"/>
              </w:divBdr>
            </w:div>
          </w:divsChild>
        </w:div>
        <w:div w:id="1314212818">
          <w:marLeft w:val="0"/>
          <w:marRight w:val="0"/>
          <w:marTop w:val="0"/>
          <w:marBottom w:val="0"/>
          <w:divBdr>
            <w:top w:val="none" w:sz="0" w:space="0" w:color="auto"/>
            <w:left w:val="none" w:sz="0" w:space="0" w:color="auto"/>
            <w:bottom w:val="none" w:sz="0" w:space="0" w:color="auto"/>
            <w:right w:val="none" w:sz="0" w:space="0" w:color="auto"/>
          </w:divBdr>
          <w:divsChild>
            <w:div w:id="328825189">
              <w:marLeft w:val="0"/>
              <w:marRight w:val="0"/>
              <w:marTop w:val="0"/>
              <w:marBottom w:val="0"/>
              <w:divBdr>
                <w:top w:val="none" w:sz="0" w:space="0" w:color="auto"/>
                <w:left w:val="none" w:sz="0" w:space="0" w:color="auto"/>
                <w:bottom w:val="none" w:sz="0" w:space="0" w:color="auto"/>
                <w:right w:val="none" w:sz="0" w:space="0" w:color="auto"/>
              </w:divBdr>
            </w:div>
          </w:divsChild>
        </w:div>
        <w:div w:id="2115204801">
          <w:marLeft w:val="0"/>
          <w:marRight w:val="0"/>
          <w:marTop w:val="0"/>
          <w:marBottom w:val="0"/>
          <w:divBdr>
            <w:top w:val="none" w:sz="0" w:space="0" w:color="auto"/>
            <w:left w:val="none" w:sz="0" w:space="0" w:color="auto"/>
            <w:bottom w:val="none" w:sz="0" w:space="0" w:color="auto"/>
            <w:right w:val="none" w:sz="0" w:space="0" w:color="auto"/>
          </w:divBdr>
          <w:divsChild>
            <w:div w:id="1140802364">
              <w:marLeft w:val="0"/>
              <w:marRight w:val="0"/>
              <w:marTop w:val="0"/>
              <w:marBottom w:val="0"/>
              <w:divBdr>
                <w:top w:val="none" w:sz="0" w:space="0" w:color="auto"/>
                <w:left w:val="none" w:sz="0" w:space="0" w:color="auto"/>
                <w:bottom w:val="none" w:sz="0" w:space="0" w:color="auto"/>
                <w:right w:val="none" w:sz="0" w:space="0" w:color="auto"/>
              </w:divBdr>
            </w:div>
            <w:div w:id="1650161902">
              <w:marLeft w:val="0"/>
              <w:marRight w:val="0"/>
              <w:marTop w:val="0"/>
              <w:marBottom w:val="0"/>
              <w:divBdr>
                <w:top w:val="none" w:sz="0" w:space="0" w:color="auto"/>
                <w:left w:val="none" w:sz="0" w:space="0" w:color="auto"/>
                <w:bottom w:val="none" w:sz="0" w:space="0" w:color="auto"/>
                <w:right w:val="none" w:sz="0" w:space="0" w:color="auto"/>
              </w:divBdr>
            </w:div>
          </w:divsChild>
        </w:div>
        <w:div w:id="1310137882">
          <w:marLeft w:val="0"/>
          <w:marRight w:val="0"/>
          <w:marTop w:val="0"/>
          <w:marBottom w:val="0"/>
          <w:divBdr>
            <w:top w:val="none" w:sz="0" w:space="0" w:color="auto"/>
            <w:left w:val="none" w:sz="0" w:space="0" w:color="auto"/>
            <w:bottom w:val="none" w:sz="0" w:space="0" w:color="auto"/>
            <w:right w:val="none" w:sz="0" w:space="0" w:color="auto"/>
          </w:divBdr>
          <w:divsChild>
            <w:div w:id="100230049">
              <w:marLeft w:val="0"/>
              <w:marRight w:val="0"/>
              <w:marTop w:val="0"/>
              <w:marBottom w:val="0"/>
              <w:divBdr>
                <w:top w:val="none" w:sz="0" w:space="0" w:color="auto"/>
                <w:left w:val="none" w:sz="0" w:space="0" w:color="auto"/>
                <w:bottom w:val="none" w:sz="0" w:space="0" w:color="auto"/>
                <w:right w:val="none" w:sz="0" w:space="0" w:color="auto"/>
              </w:divBdr>
            </w:div>
          </w:divsChild>
        </w:div>
        <w:div w:id="1439374279">
          <w:marLeft w:val="0"/>
          <w:marRight w:val="0"/>
          <w:marTop w:val="0"/>
          <w:marBottom w:val="0"/>
          <w:divBdr>
            <w:top w:val="none" w:sz="0" w:space="0" w:color="auto"/>
            <w:left w:val="none" w:sz="0" w:space="0" w:color="auto"/>
            <w:bottom w:val="none" w:sz="0" w:space="0" w:color="auto"/>
            <w:right w:val="none" w:sz="0" w:space="0" w:color="auto"/>
          </w:divBdr>
          <w:divsChild>
            <w:div w:id="1817452348">
              <w:marLeft w:val="0"/>
              <w:marRight w:val="0"/>
              <w:marTop w:val="0"/>
              <w:marBottom w:val="0"/>
              <w:divBdr>
                <w:top w:val="none" w:sz="0" w:space="0" w:color="auto"/>
                <w:left w:val="none" w:sz="0" w:space="0" w:color="auto"/>
                <w:bottom w:val="none" w:sz="0" w:space="0" w:color="auto"/>
                <w:right w:val="none" w:sz="0" w:space="0" w:color="auto"/>
              </w:divBdr>
            </w:div>
          </w:divsChild>
        </w:div>
        <w:div w:id="68382912">
          <w:marLeft w:val="0"/>
          <w:marRight w:val="0"/>
          <w:marTop w:val="0"/>
          <w:marBottom w:val="0"/>
          <w:divBdr>
            <w:top w:val="none" w:sz="0" w:space="0" w:color="auto"/>
            <w:left w:val="none" w:sz="0" w:space="0" w:color="auto"/>
            <w:bottom w:val="none" w:sz="0" w:space="0" w:color="auto"/>
            <w:right w:val="none" w:sz="0" w:space="0" w:color="auto"/>
          </w:divBdr>
          <w:divsChild>
            <w:div w:id="73370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2679">
      <w:bodyDiv w:val="1"/>
      <w:marLeft w:val="0"/>
      <w:marRight w:val="0"/>
      <w:marTop w:val="0"/>
      <w:marBottom w:val="0"/>
      <w:divBdr>
        <w:top w:val="none" w:sz="0" w:space="0" w:color="auto"/>
        <w:left w:val="none" w:sz="0" w:space="0" w:color="auto"/>
        <w:bottom w:val="none" w:sz="0" w:space="0" w:color="auto"/>
        <w:right w:val="none" w:sz="0" w:space="0" w:color="auto"/>
      </w:divBdr>
    </w:div>
    <w:div w:id="303584796">
      <w:bodyDiv w:val="1"/>
      <w:marLeft w:val="0"/>
      <w:marRight w:val="0"/>
      <w:marTop w:val="0"/>
      <w:marBottom w:val="0"/>
      <w:divBdr>
        <w:top w:val="none" w:sz="0" w:space="0" w:color="auto"/>
        <w:left w:val="none" w:sz="0" w:space="0" w:color="auto"/>
        <w:bottom w:val="none" w:sz="0" w:space="0" w:color="auto"/>
        <w:right w:val="none" w:sz="0" w:space="0" w:color="auto"/>
      </w:divBdr>
    </w:div>
    <w:div w:id="319307621">
      <w:bodyDiv w:val="1"/>
      <w:marLeft w:val="0"/>
      <w:marRight w:val="0"/>
      <w:marTop w:val="0"/>
      <w:marBottom w:val="0"/>
      <w:divBdr>
        <w:top w:val="none" w:sz="0" w:space="0" w:color="auto"/>
        <w:left w:val="none" w:sz="0" w:space="0" w:color="auto"/>
        <w:bottom w:val="none" w:sz="0" w:space="0" w:color="auto"/>
        <w:right w:val="none" w:sz="0" w:space="0" w:color="auto"/>
      </w:divBdr>
    </w:div>
    <w:div w:id="514461342">
      <w:bodyDiv w:val="1"/>
      <w:marLeft w:val="0"/>
      <w:marRight w:val="0"/>
      <w:marTop w:val="0"/>
      <w:marBottom w:val="0"/>
      <w:divBdr>
        <w:top w:val="none" w:sz="0" w:space="0" w:color="auto"/>
        <w:left w:val="none" w:sz="0" w:space="0" w:color="auto"/>
        <w:bottom w:val="none" w:sz="0" w:space="0" w:color="auto"/>
        <w:right w:val="none" w:sz="0" w:space="0" w:color="auto"/>
      </w:divBdr>
    </w:div>
    <w:div w:id="515274163">
      <w:bodyDiv w:val="1"/>
      <w:marLeft w:val="0"/>
      <w:marRight w:val="0"/>
      <w:marTop w:val="0"/>
      <w:marBottom w:val="0"/>
      <w:divBdr>
        <w:top w:val="none" w:sz="0" w:space="0" w:color="auto"/>
        <w:left w:val="none" w:sz="0" w:space="0" w:color="auto"/>
        <w:bottom w:val="none" w:sz="0" w:space="0" w:color="auto"/>
        <w:right w:val="none" w:sz="0" w:space="0" w:color="auto"/>
      </w:divBdr>
    </w:div>
    <w:div w:id="556209889">
      <w:bodyDiv w:val="1"/>
      <w:marLeft w:val="0"/>
      <w:marRight w:val="0"/>
      <w:marTop w:val="0"/>
      <w:marBottom w:val="0"/>
      <w:divBdr>
        <w:top w:val="none" w:sz="0" w:space="0" w:color="auto"/>
        <w:left w:val="none" w:sz="0" w:space="0" w:color="auto"/>
        <w:bottom w:val="none" w:sz="0" w:space="0" w:color="auto"/>
        <w:right w:val="none" w:sz="0" w:space="0" w:color="auto"/>
      </w:divBdr>
    </w:div>
    <w:div w:id="561872387">
      <w:bodyDiv w:val="1"/>
      <w:marLeft w:val="0"/>
      <w:marRight w:val="0"/>
      <w:marTop w:val="0"/>
      <w:marBottom w:val="0"/>
      <w:divBdr>
        <w:top w:val="none" w:sz="0" w:space="0" w:color="auto"/>
        <w:left w:val="none" w:sz="0" w:space="0" w:color="auto"/>
        <w:bottom w:val="none" w:sz="0" w:space="0" w:color="auto"/>
        <w:right w:val="none" w:sz="0" w:space="0" w:color="auto"/>
      </w:divBdr>
    </w:div>
    <w:div w:id="636498193">
      <w:bodyDiv w:val="1"/>
      <w:marLeft w:val="0"/>
      <w:marRight w:val="0"/>
      <w:marTop w:val="0"/>
      <w:marBottom w:val="0"/>
      <w:divBdr>
        <w:top w:val="none" w:sz="0" w:space="0" w:color="auto"/>
        <w:left w:val="none" w:sz="0" w:space="0" w:color="auto"/>
        <w:bottom w:val="none" w:sz="0" w:space="0" w:color="auto"/>
        <w:right w:val="none" w:sz="0" w:space="0" w:color="auto"/>
      </w:divBdr>
    </w:div>
    <w:div w:id="644161666">
      <w:bodyDiv w:val="1"/>
      <w:marLeft w:val="0"/>
      <w:marRight w:val="0"/>
      <w:marTop w:val="0"/>
      <w:marBottom w:val="0"/>
      <w:divBdr>
        <w:top w:val="none" w:sz="0" w:space="0" w:color="auto"/>
        <w:left w:val="none" w:sz="0" w:space="0" w:color="auto"/>
        <w:bottom w:val="none" w:sz="0" w:space="0" w:color="auto"/>
        <w:right w:val="none" w:sz="0" w:space="0" w:color="auto"/>
      </w:divBdr>
    </w:div>
    <w:div w:id="769589435">
      <w:bodyDiv w:val="1"/>
      <w:marLeft w:val="0"/>
      <w:marRight w:val="0"/>
      <w:marTop w:val="0"/>
      <w:marBottom w:val="0"/>
      <w:divBdr>
        <w:top w:val="none" w:sz="0" w:space="0" w:color="auto"/>
        <w:left w:val="none" w:sz="0" w:space="0" w:color="auto"/>
        <w:bottom w:val="none" w:sz="0" w:space="0" w:color="auto"/>
        <w:right w:val="none" w:sz="0" w:space="0" w:color="auto"/>
      </w:divBdr>
    </w:div>
    <w:div w:id="789668851">
      <w:bodyDiv w:val="1"/>
      <w:marLeft w:val="0"/>
      <w:marRight w:val="0"/>
      <w:marTop w:val="0"/>
      <w:marBottom w:val="0"/>
      <w:divBdr>
        <w:top w:val="none" w:sz="0" w:space="0" w:color="auto"/>
        <w:left w:val="none" w:sz="0" w:space="0" w:color="auto"/>
        <w:bottom w:val="none" w:sz="0" w:space="0" w:color="auto"/>
        <w:right w:val="none" w:sz="0" w:space="0" w:color="auto"/>
      </w:divBdr>
    </w:div>
    <w:div w:id="801731786">
      <w:bodyDiv w:val="1"/>
      <w:marLeft w:val="0"/>
      <w:marRight w:val="0"/>
      <w:marTop w:val="0"/>
      <w:marBottom w:val="0"/>
      <w:divBdr>
        <w:top w:val="none" w:sz="0" w:space="0" w:color="auto"/>
        <w:left w:val="none" w:sz="0" w:space="0" w:color="auto"/>
        <w:bottom w:val="none" w:sz="0" w:space="0" w:color="auto"/>
        <w:right w:val="none" w:sz="0" w:space="0" w:color="auto"/>
      </w:divBdr>
    </w:div>
    <w:div w:id="811673286">
      <w:bodyDiv w:val="1"/>
      <w:marLeft w:val="0"/>
      <w:marRight w:val="0"/>
      <w:marTop w:val="0"/>
      <w:marBottom w:val="0"/>
      <w:divBdr>
        <w:top w:val="none" w:sz="0" w:space="0" w:color="auto"/>
        <w:left w:val="none" w:sz="0" w:space="0" w:color="auto"/>
        <w:bottom w:val="none" w:sz="0" w:space="0" w:color="auto"/>
        <w:right w:val="none" w:sz="0" w:space="0" w:color="auto"/>
      </w:divBdr>
    </w:div>
    <w:div w:id="869807260">
      <w:bodyDiv w:val="1"/>
      <w:marLeft w:val="0"/>
      <w:marRight w:val="0"/>
      <w:marTop w:val="0"/>
      <w:marBottom w:val="0"/>
      <w:divBdr>
        <w:top w:val="none" w:sz="0" w:space="0" w:color="auto"/>
        <w:left w:val="none" w:sz="0" w:space="0" w:color="auto"/>
        <w:bottom w:val="none" w:sz="0" w:space="0" w:color="auto"/>
        <w:right w:val="none" w:sz="0" w:space="0" w:color="auto"/>
      </w:divBdr>
    </w:div>
    <w:div w:id="912740095">
      <w:bodyDiv w:val="1"/>
      <w:marLeft w:val="0"/>
      <w:marRight w:val="0"/>
      <w:marTop w:val="0"/>
      <w:marBottom w:val="0"/>
      <w:divBdr>
        <w:top w:val="none" w:sz="0" w:space="0" w:color="auto"/>
        <w:left w:val="none" w:sz="0" w:space="0" w:color="auto"/>
        <w:bottom w:val="none" w:sz="0" w:space="0" w:color="auto"/>
        <w:right w:val="none" w:sz="0" w:space="0" w:color="auto"/>
      </w:divBdr>
    </w:div>
    <w:div w:id="944507927">
      <w:bodyDiv w:val="1"/>
      <w:marLeft w:val="0"/>
      <w:marRight w:val="0"/>
      <w:marTop w:val="0"/>
      <w:marBottom w:val="0"/>
      <w:divBdr>
        <w:top w:val="none" w:sz="0" w:space="0" w:color="auto"/>
        <w:left w:val="none" w:sz="0" w:space="0" w:color="auto"/>
        <w:bottom w:val="none" w:sz="0" w:space="0" w:color="auto"/>
        <w:right w:val="none" w:sz="0" w:space="0" w:color="auto"/>
      </w:divBdr>
    </w:div>
    <w:div w:id="996572234">
      <w:bodyDiv w:val="1"/>
      <w:marLeft w:val="0"/>
      <w:marRight w:val="0"/>
      <w:marTop w:val="0"/>
      <w:marBottom w:val="0"/>
      <w:divBdr>
        <w:top w:val="none" w:sz="0" w:space="0" w:color="auto"/>
        <w:left w:val="none" w:sz="0" w:space="0" w:color="auto"/>
        <w:bottom w:val="none" w:sz="0" w:space="0" w:color="auto"/>
        <w:right w:val="none" w:sz="0" w:space="0" w:color="auto"/>
      </w:divBdr>
    </w:div>
    <w:div w:id="1070732133">
      <w:bodyDiv w:val="1"/>
      <w:marLeft w:val="0"/>
      <w:marRight w:val="0"/>
      <w:marTop w:val="0"/>
      <w:marBottom w:val="0"/>
      <w:divBdr>
        <w:top w:val="none" w:sz="0" w:space="0" w:color="auto"/>
        <w:left w:val="none" w:sz="0" w:space="0" w:color="auto"/>
        <w:bottom w:val="none" w:sz="0" w:space="0" w:color="auto"/>
        <w:right w:val="none" w:sz="0" w:space="0" w:color="auto"/>
      </w:divBdr>
    </w:div>
    <w:div w:id="1207832267">
      <w:bodyDiv w:val="1"/>
      <w:marLeft w:val="0"/>
      <w:marRight w:val="0"/>
      <w:marTop w:val="0"/>
      <w:marBottom w:val="0"/>
      <w:divBdr>
        <w:top w:val="none" w:sz="0" w:space="0" w:color="auto"/>
        <w:left w:val="none" w:sz="0" w:space="0" w:color="auto"/>
        <w:bottom w:val="none" w:sz="0" w:space="0" w:color="auto"/>
        <w:right w:val="none" w:sz="0" w:space="0" w:color="auto"/>
      </w:divBdr>
    </w:div>
    <w:div w:id="1218934087">
      <w:bodyDiv w:val="1"/>
      <w:marLeft w:val="0"/>
      <w:marRight w:val="0"/>
      <w:marTop w:val="0"/>
      <w:marBottom w:val="0"/>
      <w:divBdr>
        <w:top w:val="none" w:sz="0" w:space="0" w:color="auto"/>
        <w:left w:val="none" w:sz="0" w:space="0" w:color="auto"/>
        <w:bottom w:val="none" w:sz="0" w:space="0" w:color="auto"/>
        <w:right w:val="none" w:sz="0" w:space="0" w:color="auto"/>
      </w:divBdr>
    </w:div>
    <w:div w:id="1235121072">
      <w:bodyDiv w:val="1"/>
      <w:marLeft w:val="0"/>
      <w:marRight w:val="0"/>
      <w:marTop w:val="0"/>
      <w:marBottom w:val="0"/>
      <w:divBdr>
        <w:top w:val="none" w:sz="0" w:space="0" w:color="auto"/>
        <w:left w:val="none" w:sz="0" w:space="0" w:color="auto"/>
        <w:bottom w:val="none" w:sz="0" w:space="0" w:color="auto"/>
        <w:right w:val="none" w:sz="0" w:space="0" w:color="auto"/>
      </w:divBdr>
    </w:div>
    <w:div w:id="1248727129">
      <w:bodyDiv w:val="1"/>
      <w:marLeft w:val="0"/>
      <w:marRight w:val="0"/>
      <w:marTop w:val="0"/>
      <w:marBottom w:val="0"/>
      <w:divBdr>
        <w:top w:val="none" w:sz="0" w:space="0" w:color="auto"/>
        <w:left w:val="none" w:sz="0" w:space="0" w:color="auto"/>
        <w:bottom w:val="none" w:sz="0" w:space="0" w:color="auto"/>
        <w:right w:val="none" w:sz="0" w:space="0" w:color="auto"/>
      </w:divBdr>
    </w:div>
    <w:div w:id="1349872063">
      <w:bodyDiv w:val="1"/>
      <w:marLeft w:val="0"/>
      <w:marRight w:val="0"/>
      <w:marTop w:val="0"/>
      <w:marBottom w:val="0"/>
      <w:divBdr>
        <w:top w:val="none" w:sz="0" w:space="0" w:color="auto"/>
        <w:left w:val="none" w:sz="0" w:space="0" w:color="auto"/>
        <w:bottom w:val="none" w:sz="0" w:space="0" w:color="auto"/>
        <w:right w:val="none" w:sz="0" w:space="0" w:color="auto"/>
      </w:divBdr>
    </w:div>
    <w:div w:id="1754426733">
      <w:bodyDiv w:val="1"/>
      <w:marLeft w:val="0"/>
      <w:marRight w:val="0"/>
      <w:marTop w:val="0"/>
      <w:marBottom w:val="0"/>
      <w:divBdr>
        <w:top w:val="none" w:sz="0" w:space="0" w:color="auto"/>
        <w:left w:val="none" w:sz="0" w:space="0" w:color="auto"/>
        <w:bottom w:val="none" w:sz="0" w:space="0" w:color="auto"/>
        <w:right w:val="none" w:sz="0" w:space="0" w:color="auto"/>
      </w:divBdr>
    </w:div>
    <w:div w:id="1933006721">
      <w:bodyDiv w:val="1"/>
      <w:marLeft w:val="0"/>
      <w:marRight w:val="0"/>
      <w:marTop w:val="0"/>
      <w:marBottom w:val="0"/>
      <w:divBdr>
        <w:top w:val="none" w:sz="0" w:space="0" w:color="auto"/>
        <w:left w:val="none" w:sz="0" w:space="0" w:color="auto"/>
        <w:bottom w:val="none" w:sz="0" w:space="0" w:color="auto"/>
        <w:right w:val="none" w:sz="0" w:space="0" w:color="auto"/>
      </w:divBdr>
      <w:divsChild>
        <w:div w:id="398751360">
          <w:marLeft w:val="0"/>
          <w:marRight w:val="0"/>
          <w:marTop w:val="0"/>
          <w:marBottom w:val="0"/>
          <w:divBdr>
            <w:top w:val="none" w:sz="0" w:space="0" w:color="auto"/>
            <w:left w:val="none" w:sz="0" w:space="0" w:color="auto"/>
            <w:bottom w:val="none" w:sz="0" w:space="0" w:color="auto"/>
            <w:right w:val="none" w:sz="0" w:space="0" w:color="auto"/>
          </w:divBdr>
          <w:divsChild>
            <w:div w:id="321392398">
              <w:marLeft w:val="0"/>
              <w:marRight w:val="0"/>
              <w:marTop w:val="0"/>
              <w:marBottom w:val="0"/>
              <w:divBdr>
                <w:top w:val="none" w:sz="0" w:space="0" w:color="auto"/>
                <w:left w:val="none" w:sz="0" w:space="0" w:color="auto"/>
                <w:bottom w:val="none" w:sz="0" w:space="0" w:color="auto"/>
                <w:right w:val="none" w:sz="0" w:space="0" w:color="auto"/>
              </w:divBdr>
            </w:div>
          </w:divsChild>
        </w:div>
        <w:div w:id="1359626399">
          <w:marLeft w:val="0"/>
          <w:marRight w:val="0"/>
          <w:marTop w:val="0"/>
          <w:marBottom w:val="0"/>
          <w:divBdr>
            <w:top w:val="none" w:sz="0" w:space="0" w:color="auto"/>
            <w:left w:val="none" w:sz="0" w:space="0" w:color="auto"/>
            <w:bottom w:val="none" w:sz="0" w:space="0" w:color="auto"/>
            <w:right w:val="none" w:sz="0" w:space="0" w:color="auto"/>
          </w:divBdr>
          <w:divsChild>
            <w:div w:id="926501488">
              <w:marLeft w:val="0"/>
              <w:marRight w:val="0"/>
              <w:marTop w:val="0"/>
              <w:marBottom w:val="0"/>
              <w:divBdr>
                <w:top w:val="none" w:sz="0" w:space="0" w:color="auto"/>
                <w:left w:val="none" w:sz="0" w:space="0" w:color="auto"/>
                <w:bottom w:val="none" w:sz="0" w:space="0" w:color="auto"/>
                <w:right w:val="none" w:sz="0" w:space="0" w:color="auto"/>
              </w:divBdr>
            </w:div>
          </w:divsChild>
        </w:div>
        <w:div w:id="607736344">
          <w:marLeft w:val="0"/>
          <w:marRight w:val="0"/>
          <w:marTop w:val="0"/>
          <w:marBottom w:val="0"/>
          <w:divBdr>
            <w:top w:val="none" w:sz="0" w:space="0" w:color="auto"/>
            <w:left w:val="none" w:sz="0" w:space="0" w:color="auto"/>
            <w:bottom w:val="none" w:sz="0" w:space="0" w:color="auto"/>
            <w:right w:val="none" w:sz="0" w:space="0" w:color="auto"/>
          </w:divBdr>
          <w:divsChild>
            <w:div w:id="863711036">
              <w:marLeft w:val="0"/>
              <w:marRight w:val="0"/>
              <w:marTop w:val="0"/>
              <w:marBottom w:val="0"/>
              <w:divBdr>
                <w:top w:val="none" w:sz="0" w:space="0" w:color="auto"/>
                <w:left w:val="none" w:sz="0" w:space="0" w:color="auto"/>
                <w:bottom w:val="none" w:sz="0" w:space="0" w:color="auto"/>
                <w:right w:val="none" w:sz="0" w:space="0" w:color="auto"/>
              </w:divBdr>
            </w:div>
          </w:divsChild>
        </w:div>
        <w:div w:id="2030062577">
          <w:marLeft w:val="0"/>
          <w:marRight w:val="0"/>
          <w:marTop w:val="0"/>
          <w:marBottom w:val="0"/>
          <w:divBdr>
            <w:top w:val="none" w:sz="0" w:space="0" w:color="auto"/>
            <w:left w:val="none" w:sz="0" w:space="0" w:color="auto"/>
            <w:bottom w:val="none" w:sz="0" w:space="0" w:color="auto"/>
            <w:right w:val="none" w:sz="0" w:space="0" w:color="auto"/>
          </w:divBdr>
          <w:divsChild>
            <w:div w:id="307366689">
              <w:marLeft w:val="0"/>
              <w:marRight w:val="0"/>
              <w:marTop w:val="0"/>
              <w:marBottom w:val="0"/>
              <w:divBdr>
                <w:top w:val="none" w:sz="0" w:space="0" w:color="auto"/>
                <w:left w:val="none" w:sz="0" w:space="0" w:color="auto"/>
                <w:bottom w:val="none" w:sz="0" w:space="0" w:color="auto"/>
                <w:right w:val="none" w:sz="0" w:space="0" w:color="auto"/>
              </w:divBdr>
            </w:div>
          </w:divsChild>
        </w:div>
        <w:div w:id="1834491330">
          <w:marLeft w:val="0"/>
          <w:marRight w:val="0"/>
          <w:marTop w:val="0"/>
          <w:marBottom w:val="0"/>
          <w:divBdr>
            <w:top w:val="none" w:sz="0" w:space="0" w:color="auto"/>
            <w:left w:val="none" w:sz="0" w:space="0" w:color="auto"/>
            <w:bottom w:val="none" w:sz="0" w:space="0" w:color="auto"/>
            <w:right w:val="none" w:sz="0" w:space="0" w:color="auto"/>
          </w:divBdr>
          <w:divsChild>
            <w:div w:id="1874269278">
              <w:marLeft w:val="0"/>
              <w:marRight w:val="0"/>
              <w:marTop w:val="0"/>
              <w:marBottom w:val="0"/>
              <w:divBdr>
                <w:top w:val="none" w:sz="0" w:space="0" w:color="auto"/>
                <w:left w:val="none" w:sz="0" w:space="0" w:color="auto"/>
                <w:bottom w:val="none" w:sz="0" w:space="0" w:color="auto"/>
                <w:right w:val="none" w:sz="0" w:space="0" w:color="auto"/>
              </w:divBdr>
            </w:div>
          </w:divsChild>
        </w:div>
        <w:div w:id="859587691">
          <w:marLeft w:val="0"/>
          <w:marRight w:val="0"/>
          <w:marTop w:val="0"/>
          <w:marBottom w:val="0"/>
          <w:divBdr>
            <w:top w:val="none" w:sz="0" w:space="0" w:color="auto"/>
            <w:left w:val="none" w:sz="0" w:space="0" w:color="auto"/>
            <w:bottom w:val="none" w:sz="0" w:space="0" w:color="auto"/>
            <w:right w:val="none" w:sz="0" w:space="0" w:color="auto"/>
          </w:divBdr>
          <w:divsChild>
            <w:div w:id="587734783">
              <w:marLeft w:val="0"/>
              <w:marRight w:val="0"/>
              <w:marTop w:val="0"/>
              <w:marBottom w:val="0"/>
              <w:divBdr>
                <w:top w:val="none" w:sz="0" w:space="0" w:color="auto"/>
                <w:left w:val="none" w:sz="0" w:space="0" w:color="auto"/>
                <w:bottom w:val="none" w:sz="0" w:space="0" w:color="auto"/>
                <w:right w:val="none" w:sz="0" w:space="0" w:color="auto"/>
              </w:divBdr>
            </w:div>
          </w:divsChild>
        </w:div>
        <w:div w:id="1220825721">
          <w:marLeft w:val="0"/>
          <w:marRight w:val="0"/>
          <w:marTop w:val="0"/>
          <w:marBottom w:val="0"/>
          <w:divBdr>
            <w:top w:val="none" w:sz="0" w:space="0" w:color="auto"/>
            <w:left w:val="none" w:sz="0" w:space="0" w:color="auto"/>
            <w:bottom w:val="none" w:sz="0" w:space="0" w:color="auto"/>
            <w:right w:val="none" w:sz="0" w:space="0" w:color="auto"/>
          </w:divBdr>
          <w:divsChild>
            <w:div w:id="1701666684">
              <w:marLeft w:val="0"/>
              <w:marRight w:val="0"/>
              <w:marTop w:val="0"/>
              <w:marBottom w:val="0"/>
              <w:divBdr>
                <w:top w:val="none" w:sz="0" w:space="0" w:color="auto"/>
                <w:left w:val="none" w:sz="0" w:space="0" w:color="auto"/>
                <w:bottom w:val="none" w:sz="0" w:space="0" w:color="auto"/>
                <w:right w:val="none" w:sz="0" w:space="0" w:color="auto"/>
              </w:divBdr>
            </w:div>
          </w:divsChild>
        </w:div>
        <w:div w:id="1373725972">
          <w:marLeft w:val="0"/>
          <w:marRight w:val="0"/>
          <w:marTop w:val="0"/>
          <w:marBottom w:val="0"/>
          <w:divBdr>
            <w:top w:val="none" w:sz="0" w:space="0" w:color="auto"/>
            <w:left w:val="none" w:sz="0" w:space="0" w:color="auto"/>
            <w:bottom w:val="none" w:sz="0" w:space="0" w:color="auto"/>
            <w:right w:val="none" w:sz="0" w:space="0" w:color="auto"/>
          </w:divBdr>
          <w:divsChild>
            <w:div w:id="502013786">
              <w:marLeft w:val="0"/>
              <w:marRight w:val="0"/>
              <w:marTop w:val="0"/>
              <w:marBottom w:val="0"/>
              <w:divBdr>
                <w:top w:val="none" w:sz="0" w:space="0" w:color="auto"/>
                <w:left w:val="none" w:sz="0" w:space="0" w:color="auto"/>
                <w:bottom w:val="none" w:sz="0" w:space="0" w:color="auto"/>
                <w:right w:val="none" w:sz="0" w:space="0" w:color="auto"/>
              </w:divBdr>
            </w:div>
            <w:div w:id="1261255206">
              <w:marLeft w:val="0"/>
              <w:marRight w:val="0"/>
              <w:marTop w:val="0"/>
              <w:marBottom w:val="0"/>
              <w:divBdr>
                <w:top w:val="none" w:sz="0" w:space="0" w:color="auto"/>
                <w:left w:val="none" w:sz="0" w:space="0" w:color="auto"/>
                <w:bottom w:val="none" w:sz="0" w:space="0" w:color="auto"/>
                <w:right w:val="none" w:sz="0" w:space="0" w:color="auto"/>
              </w:divBdr>
            </w:div>
          </w:divsChild>
        </w:div>
        <w:div w:id="874389403">
          <w:marLeft w:val="0"/>
          <w:marRight w:val="0"/>
          <w:marTop w:val="0"/>
          <w:marBottom w:val="0"/>
          <w:divBdr>
            <w:top w:val="none" w:sz="0" w:space="0" w:color="auto"/>
            <w:left w:val="none" w:sz="0" w:space="0" w:color="auto"/>
            <w:bottom w:val="none" w:sz="0" w:space="0" w:color="auto"/>
            <w:right w:val="none" w:sz="0" w:space="0" w:color="auto"/>
          </w:divBdr>
          <w:divsChild>
            <w:div w:id="1386874705">
              <w:marLeft w:val="0"/>
              <w:marRight w:val="0"/>
              <w:marTop w:val="0"/>
              <w:marBottom w:val="0"/>
              <w:divBdr>
                <w:top w:val="none" w:sz="0" w:space="0" w:color="auto"/>
                <w:left w:val="none" w:sz="0" w:space="0" w:color="auto"/>
                <w:bottom w:val="none" w:sz="0" w:space="0" w:color="auto"/>
                <w:right w:val="none" w:sz="0" w:space="0" w:color="auto"/>
              </w:divBdr>
            </w:div>
          </w:divsChild>
        </w:div>
        <w:div w:id="1935241400">
          <w:marLeft w:val="0"/>
          <w:marRight w:val="0"/>
          <w:marTop w:val="0"/>
          <w:marBottom w:val="0"/>
          <w:divBdr>
            <w:top w:val="none" w:sz="0" w:space="0" w:color="auto"/>
            <w:left w:val="none" w:sz="0" w:space="0" w:color="auto"/>
            <w:bottom w:val="none" w:sz="0" w:space="0" w:color="auto"/>
            <w:right w:val="none" w:sz="0" w:space="0" w:color="auto"/>
          </w:divBdr>
          <w:divsChild>
            <w:div w:id="306396237">
              <w:marLeft w:val="0"/>
              <w:marRight w:val="0"/>
              <w:marTop w:val="0"/>
              <w:marBottom w:val="0"/>
              <w:divBdr>
                <w:top w:val="none" w:sz="0" w:space="0" w:color="auto"/>
                <w:left w:val="none" w:sz="0" w:space="0" w:color="auto"/>
                <w:bottom w:val="none" w:sz="0" w:space="0" w:color="auto"/>
                <w:right w:val="none" w:sz="0" w:space="0" w:color="auto"/>
              </w:divBdr>
            </w:div>
          </w:divsChild>
        </w:div>
        <w:div w:id="1089354084">
          <w:marLeft w:val="0"/>
          <w:marRight w:val="0"/>
          <w:marTop w:val="0"/>
          <w:marBottom w:val="0"/>
          <w:divBdr>
            <w:top w:val="none" w:sz="0" w:space="0" w:color="auto"/>
            <w:left w:val="none" w:sz="0" w:space="0" w:color="auto"/>
            <w:bottom w:val="none" w:sz="0" w:space="0" w:color="auto"/>
            <w:right w:val="none" w:sz="0" w:space="0" w:color="auto"/>
          </w:divBdr>
          <w:divsChild>
            <w:div w:id="1968465789">
              <w:marLeft w:val="0"/>
              <w:marRight w:val="0"/>
              <w:marTop w:val="0"/>
              <w:marBottom w:val="0"/>
              <w:divBdr>
                <w:top w:val="none" w:sz="0" w:space="0" w:color="auto"/>
                <w:left w:val="none" w:sz="0" w:space="0" w:color="auto"/>
                <w:bottom w:val="none" w:sz="0" w:space="0" w:color="auto"/>
                <w:right w:val="none" w:sz="0" w:space="0" w:color="auto"/>
              </w:divBdr>
            </w:div>
          </w:divsChild>
        </w:div>
        <w:div w:id="1332568127">
          <w:marLeft w:val="0"/>
          <w:marRight w:val="0"/>
          <w:marTop w:val="0"/>
          <w:marBottom w:val="0"/>
          <w:divBdr>
            <w:top w:val="none" w:sz="0" w:space="0" w:color="auto"/>
            <w:left w:val="none" w:sz="0" w:space="0" w:color="auto"/>
            <w:bottom w:val="none" w:sz="0" w:space="0" w:color="auto"/>
            <w:right w:val="none" w:sz="0" w:space="0" w:color="auto"/>
          </w:divBdr>
          <w:divsChild>
            <w:div w:id="1290477345">
              <w:marLeft w:val="0"/>
              <w:marRight w:val="0"/>
              <w:marTop w:val="0"/>
              <w:marBottom w:val="0"/>
              <w:divBdr>
                <w:top w:val="none" w:sz="0" w:space="0" w:color="auto"/>
                <w:left w:val="none" w:sz="0" w:space="0" w:color="auto"/>
                <w:bottom w:val="none" w:sz="0" w:space="0" w:color="auto"/>
                <w:right w:val="none" w:sz="0" w:space="0" w:color="auto"/>
              </w:divBdr>
            </w:div>
          </w:divsChild>
        </w:div>
        <w:div w:id="730231014">
          <w:marLeft w:val="0"/>
          <w:marRight w:val="0"/>
          <w:marTop w:val="0"/>
          <w:marBottom w:val="0"/>
          <w:divBdr>
            <w:top w:val="none" w:sz="0" w:space="0" w:color="auto"/>
            <w:left w:val="none" w:sz="0" w:space="0" w:color="auto"/>
            <w:bottom w:val="none" w:sz="0" w:space="0" w:color="auto"/>
            <w:right w:val="none" w:sz="0" w:space="0" w:color="auto"/>
          </w:divBdr>
          <w:divsChild>
            <w:div w:id="2047487834">
              <w:marLeft w:val="0"/>
              <w:marRight w:val="0"/>
              <w:marTop w:val="0"/>
              <w:marBottom w:val="0"/>
              <w:divBdr>
                <w:top w:val="none" w:sz="0" w:space="0" w:color="auto"/>
                <w:left w:val="none" w:sz="0" w:space="0" w:color="auto"/>
                <w:bottom w:val="none" w:sz="0" w:space="0" w:color="auto"/>
                <w:right w:val="none" w:sz="0" w:space="0" w:color="auto"/>
              </w:divBdr>
            </w:div>
          </w:divsChild>
        </w:div>
        <w:div w:id="341859218">
          <w:marLeft w:val="0"/>
          <w:marRight w:val="0"/>
          <w:marTop w:val="0"/>
          <w:marBottom w:val="0"/>
          <w:divBdr>
            <w:top w:val="none" w:sz="0" w:space="0" w:color="auto"/>
            <w:left w:val="none" w:sz="0" w:space="0" w:color="auto"/>
            <w:bottom w:val="none" w:sz="0" w:space="0" w:color="auto"/>
            <w:right w:val="none" w:sz="0" w:space="0" w:color="auto"/>
          </w:divBdr>
          <w:divsChild>
            <w:div w:id="1505198005">
              <w:marLeft w:val="0"/>
              <w:marRight w:val="0"/>
              <w:marTop w:val="0"/>
              <w:marBottom w:val="0"/>
              <w:divBdr>
                <w:top w:val="none" w:sz="0" w:space="0" w:color="auto"/>
                <w:left w:val="none" w:sz="0" w:space="0" w:color="auto"/>
                <w:bottom w:val="none" w:sz="0" w:space="0" w:color="auto"/>
                <w:right w:val="none" w:sz="0" w:space="0" w:color="auto"/>
              </w:divBdr>
            </w:div>
            <w:div w:id="2083529134">
              <w:marLeft w:val="0"/>
              <w:marRight w:val="0"/>
              <w:marTop w:val="0"/>
              <w:marBottom w:val="0"/>
              <w:divBdr>
                <w:top w:val="none" w:sz="0" w:space="0" w:color="auto"/>
                <w:left w:val="none" w:sz="0" w:space="0" w:color="auto"/>
                <w:bottom w:val="none" w:sz="0" w:space="0" w:color="auto"/>
                <w:right w:val="none" w:sz="0" w:space="0" w:color="auto"/>
              </w:divBdr>
            </w:div>
          </w:divsChild>
        </w:div>
        <w:div w:id="629282328">
          <w:marLeft w:val="0"/>
          <w:marRight w:val="0"/>
          <w:marTop w:val="0"/>
          <w:marBottom w:val="0"/>
          <w:divBdr>
            <w:top w:val="none" w:sz="0" w:space="0" w:color="auto"/>
            <w:left w:val="none" w:sz="0" w:space="0" w:color="auto"/>
            <w:bottom w:val="none" w:sz="0" w:space="0" w:color="auto"/>
            <w:right w:val="none" w:sz="0" w:space="0" w:color="auto"/>
          </w:divBdr>
          <w:divsChild>
            <w:div w:id="550072622">
              <w:marLeft w:val="0"/>
              <w:marRight w:val="0"/>
              <w:marTop w:val="0"/>
              <w:marBottom w:val="0"/>
              <w:divBdr>
                <w:top w:val="none" w:sz="0" w:space="0" w:color="auto"/>
                <w:left w:val="none" w:sz="0" w:space="0" w:color="auto"/>
                <w:bottom w:val="none" w:sz="0" w:space="0" w:color="auto"/>
                <w:right w:val="none" w:sz="0" w:space="0" w:color="auto"/>
              </w:divBdr>
            </w:div>
          </w:divsChild>
        </w:div>
        <w:div w:id="978076943">
          <w:marLeft w:val="0"/>
          <w:marRight w:val="0"/>
          <w:marTop w:val="0"/>
          <w:marBottom w:val="0"/>
          <w:divBdr>
            <w:top w:val="none" w:sz="0" w:space="0" w:color="auto"/>
            <w:left w:val="none" w:sz="0" w:space="0" w:color="auto"/>
            <w:bottom w:val="none" w:sz="0" w:space="0" w:color="auto"/>
            <w:right w:val="none" w:sz="0" w:space="0" w:color="auto"/>
          </w:divBdr>
          <w:divsChild>
            <w:div w:id="684554964">
              <w:marLeft w:val="0"/>
              <w:marRight w:val="0"/>
              <w:marTop w:val="0"/>
              <w:marBottom w:val="0"/>
              <w:divBdr>
                <w:top w:val="none" w:sz="0" w:space="0" w:color="auto"/>
                <w:left w:val="none" w:sz="0" w:space="0" w:color="auto"/>
                <w:bottom w:val="none" w:sz="0" w:space="0" w:color="auto"/>
                <w:right w:val="none" w:sz="0" w:space="0" w:color="auto"/>
              </w:divBdr>
            </w:div>
          </w:divsChild>
        </w:div>
        <w:div w:id="2094888371">
          <w:marLeft w:val="0"/>
          <w:marRight w:val="0"/>
          <w:marTop w:val="0"/>
          <w:marBottom w:val="0"/>
          <w:divBdr>
            <w:top w:val="none" w:sz="0" w:space="0" w:color="auto"/>
            <w:left w:val="none" w:sz="0" w:space="0" w:color="auto"/>
            <w:bottom w:val="none" w:sz="0" w:space="0" w:color="auto"/>
            <w:right w:val="none" w:sz="0" w:space="0" w:color="auto"/>
          </w:divBdr>
          <w:divsChild>
            <w:div w:id="2098401184">
              <w:marLeft w:val="0"/>
              <w:marRight w:val="0"/>
              <w:marTop w:val="0"/>
              <w:marBottom w:val="0"/>
              <w:divBdr>
                <w:top w:val="none" w:sz="0" w:space="0" w:color="auto"/>
                <w:left w:val="none" w:sz="0" w:space="0" w:color="auto"/>
                <w:bottom w:val="none" w:sz="0" w:space="0" w:color="auto"/>
                <w:right w:val="none" w:sz="0" w:space="0" w:color="auto"/>
              </w:divBdr>
            </w:div>
          </w:divsChild>
        </w:div>
        <w:div w:id="715356468">
          <w:marLeft w:val="0"/>
          <w:marRight w:val="0"/>
          <w:marTop w:val="0"/>
          <w:marBottom w:val="0"/>
          <w:divBdr>
            <w:top w:val="none" w:sz="0" w:space="0" w:color="auto"/>
            <w:left w:val="none" w:sz="0" w:space="0" w:color="auto"/>
            <w:bottom w:val="none" w:sz="0" w:space="0" w:color="auto"/>
            <w:right w:val="none" w:sz="0" w:space="0" w:color="auto"/>
          </w:divBdr>
          <w:divsChild>
            <w:div w:id="1972517963">
              <w:marLeft w:val="0"/>
              <w:marRight w:val="0"/>
              <w:marTop w:val="0"/>
              <w:marBottom w:val="0"/>
              <w:divBdr>
                <w:top w:val="none" w:sz="0" w:space="0" w:color="auto"/>
                <w:left w:val="none" w:sz="0" w:space="0" w:color="auto"/>
                <w:bottom w:val="none" w:sz="0" w:space="0" w:color="auto"/>
                <w:right w:val="none" w:sz="0" w:space="0" w:color="auto"/>
              </w:divBdr>
            </w:div>
          </w:divsChild>
        </w:div>
        <w:div w:id="1753702410">
          <w:marLeft w:val="0"/>
          <w:marRight w:val="0"/>
          <w:marTop w:val="0"/>
          <w:marBottom w:val="0"/>
          <w:divBdr>
            <w:top w:val="none" w:sz="0" w:space="0" w:color="auto"/>
            <w:left w:val="none" w:sz="0" w:space="0" w:color="auto"/>
            <w:bottom w:val="none" w:sz="0" w:space="0" w:color="auto"/>
            <w:right w:val="none" w:sz="0" w:space="0" w:color="auto"/>
          </w:divBdr>
          <w:divsChild>
            <w:div w:id="1661273164">
              <w:marLeft w:val="0"/>
              <w:marRight w:val="0"/>
              <w:marTop w:val="0"/>
              <w:marBottom w:val="0"/>
              <w:divBdr>
                <w:top w:val="none" w:sz="0" w:space="0" w:color="auto"/>
                <w:left w:val="none" w:sz="0" w:space="0" w:color="auto"/>
                <w:bottom w:val="none" w:sz="0" w:space="0" w:color="auto"/>
                <w:right w:val="none" w:sz="0" w:space="0" w:color="auto"/>
              </w:divBdr>
            </w:div>
          </w:divsChild>
        </w:div>
        <w:div w:id="159083279">
          <w:marLeft w:val="0"/>
          <w:marRight w:val="0"/>
          <w:marTop w:val="0"/>
          <w:marBottom w:val="0"/>
          <w:divBdr>
            <w:top w:val="none" w:sz="0" w:space="0" w:color="auto"/>
            <w:left w:val="none" w:sz="0" w:space="0" w:color="auto"/>
            <w:bottom w:val="none" w:sz="0" w:space="0" w:color="auto"/>
            <w:right w:val="none" w:sz="0" w:space="0" w:color="auto"/>
          </w:divBdr>
          <w:divsChild>
            <w:div w:id="1899129536">
              <w:marLeft w:val="0"/>
              <w:marRight w:val="0"/>
              <w:marTop w:val="0"/>
              <w:marBottom w:val="0"/>
              <w:divBdr>
                <w:top w:val="none" w:sz="0" w:space="0" w:color="auto"/>
                <w:left w:val="none" w:sz="0" w:space="0" w:color="auto"/>
                <w:bottom w:val="none" w:sz="0" w:space="0" w:color="auto"/>
                <w:right w:val="none" w:sz="0" w:space="0" w:color="auto"/>
              </w:divBdr>
            </w:div>
            <w:div w:id="2041741224">
              <w:marLeft w:val="0"/>
              <w:marRight w:val="0"/>
              <w:marTop w:val="0"/>
              <w:marBottom w:val="0"/>
              <w:divBdr>
                <w:top w:val="none" w:sz="0" w:space="0" w:color="auto"/>
                <w:left w:val="none" w:sz="0" w:space="0" w:color="auto"/>
                <w:bottom w:val="none" w:sz="0" w:space="0" w:color="auto"/>
                <w:right w:val="none" w:sz="0" w:space="0" w:color="auto"/>
              </w:divBdr>
            </w:div>
          </w:divsChild>
        </w:div>
        <w:div w:id="66342644">
          <w:marLeft w:val="0"/>
          <w:marRight w:val="0"/>
          <w:marTop w:val="0"/>
          <w:marBottom w:val="0"/>
          <w:divBdr>
            <w:top w:val="none" w:sz="0" w:space="0" w:color="auto"/>
            <w:left w:val="none" w:sz="0" w:space="0" w:color="auto"/>
            <w:bottom w:val="none" w:sz="0" w:space="0" w:color="auto"/>
            <w:right w:val="none" w:sz="0" w:space="0" w:color="auto"/>
          </w:divBdr>
          <w:divsChild>
            <w:div w:id="1378622499">
              <w:marLeft w:val="0"/>
              <w:marRight w:val="0"/>
              <w:marTop w:val="0"/>
              <w:marBottom w:val="0"/>
              <w:divBdr>
                <w:top w:val="none" w:sz="0" w:space="0" w:color="auto"/>
                <w:left w:val="none" w:sz="0" w:space="0" w:color="auto"/>
                <w:bottom w:val="none" w:sz="0" w:space="0" w:color="auto"/>
                <w:right w:val="none" w:sz="0" w:space="0" w:color="auto"/>
              </w:divBdr>
            </w:div>
          </w:divsChild>
        </w:div>
        <w:div w:id="681973785">
          <w:marLeft w:val="0"/>
          <w:marRight w:val="0"/>
          <w:marTop w:val="0"/>
          <w:marBottom w:val="0"/>
          <w:divBdr>
            <w:top w:val="none" w:sz="0" w:space="0" w:color="auto"/>
            <w:left w:val="none" w:sz="0" w:space="0" w:color="auto"/>
            <w:bottom w:val="none" w:sz="0" w:space="0" w:color="auto"/>
            <w:right w:val="none" w:sz="0" w:space="0" w:color="auto"/>
          </w:divBdr>
          <w:divsChild>
            <w:div w:id="381055752">
              <w:marLeft w:val="0"/>
              <w:marRight w:val="0"/>
              <w:marTop w:val="0"/>
              <w:marBottom w:val="0"/>
              <w:divBdr>
                <w:top w:val="none" w:sz="0" w:space="0" w:color="auto"/>
                <w:left w:val="none" w:sz="0" w:space="0" w:color="auto"/>
                <w:bottom w:val="none" w:sz="0" w:space="0" w:color="auto"/>
                <w:right w:val="none" w:sz="0" w:space="0" w:color="auto"/>
              </w:divBdr>
            </w:div>
          </w:divsChild>
        </w:div>
        <w:div w:id="967397094">
          <w:marLeft w:val="0"/>
          <w:marRight w:val="0"/>
          <w:marTop w:val="0"/>
          <w:marBottom w:val="0"/>
          <w:divBdr>
            <w:top w:val="none" w:sz="0" w:space="0" w:color="auto"/>
            <w:left w:val="none" w:sz="0" w:space="0" w:color="auto"/>
            <w:bottom w:val="none" w:sz="0" w:space="0" w:color="auto"/>
            <w:right w:val="none" w:sz="0" w:space="0" w:color="auto"/>
          </w:divBdr>
          <w:divsChild>
            <w:div w:id="344671628">
              <w:marLeft w:val="0"/>
              <w:marRight w:val="0"/>
              <w:marTop w:val="0"/>
              <w:marBottom w:val="0"/>
              <w:divBdr>
                <w:top w:val="none" w:sz="0" w:space="0" w:color="auto"/>
                <w:left w:val="none" w:sz="0" w:space="0" w:color="auto"/>
                <w:bottom w:val="none" w:sz="0" w:space="0" w:color="auto"/>
                <w:right w:val="none" w:sz="0" w:space="0" w:color="auto"/>
              </w:divBdr>
            </w:div>
          </w:divsChild>
        </w:div>
        <w:div w:id="515921457">
          <w:marLeft w:val="0"/>
          <w:marRight w:val="0"/>
          <w:marTop w:val="0"/>
          <w:marBottom w:val="0"/>
          <w:divBdr>
            <w:top w:val="none" w:sz="0" w:space="0" w:color="auto"/>
            <w:left w:val="none" w:sz="0" w:space="0" w:color="auto"/>
            <w:bottom w:val="none" w:sz="0" w:space="0" w:color="auto"/>
            <w:right w:val="none" w:sz="0" w:space="0" w:color="auto"/>
          </w:divBdr>
          <w:divsChild>
            <w:div w:id="1919248632">
              <w:marLeft w:val="0"/>
              <w:marRight w:val="0"/>
              <w:marTop w:val="0"/>
              <w:marBottom w:val="0"/>
              <w:divBdr>
                <w:top w:val="none" w:sz="0" w:space="0" w:color="auto"/>
                <w:left w:val="none" w:sz="0" w:space="0" w:color="auto"/>
                <w:bottom w:val="none" w:sz="0" w:space="0" w:color="auto"/>
                <w:right w:val="none" w:sz="0" w:space="0" w:color="auto"/>
              </w:divBdr>
            </w:div>
          </w:divsChild>
        </w:div>
        <w:div w:id="987824653">
          <w:marLeft w:val="0"/>
          <w:marRight w:val="0"/>
          <w:marTop w:val="0"/>
          <w:marBottom w:val="0"/>
          <w:divBdr>
            <w:top w:val="none" w:sz="0" w:space="0" w:color="auto"/>
            <w:left w:val="none" w:sz="0" w:space="0" w:color="auto"/>
            <w:bottom w:val="none" w:sz="0" w:space="0" w:color="auto"/>
            <w:right w:val="none" w:sz="0" w:space="0" w:color="auto"/>
          </w:divBdr>
          <w:divsChild>
            <w:div w:id="1211772472">
              <w:marLeft w:val="0"/>
              <w:marRight w:val="0"/>
              <w:marTop w:val="0"/>
              <w:marBottom w:val="0"/>
              <w:divBdr>
                <w:top w:val="none" w:sz="0" w:space="0" w:color="auto"/>
                <w:left w:val="none" w:sz="0" w:space="0" w:color="auto"/>
                <w:bottom w:val="none" w:sz="0" w:space="0" w:color="auto"/>
                <w:right w:val="none" w:sz="0" w:space="0" w:color="auto"/>
              </w:divBdr>
            </w:div>
          </w:divsChild>
        </w:div>
        <w:div w:id="2019964945">
          <w:marLeft w:val="0"/>
          <w:marRight w:val="0"/>
          <w:marTop w:val="0"/>
          <w:marBottom w:val="0"/>
          <w:divBdr>
            <w:top w:val="none" w:sz="0" w:space="0" w:color="auto"/>
            <w:left w:val="none" w:sz="0" w:space="0" w:color="auto"/>
            <w:bottom w:val="none" w:sz="0" w:space="0" w:color="auto"/>
            <w:right w:val="none" w:sz="0" w:space="0" w:color="auto"/>
          </w:divBdr>
          <w:divsChild>
            <w:div w:id="720858707">
              <w:marLeft w:val="0"/>
              <w:marRight w:val="0"/>
              <w:marTop w:val="0"/>
              <w:marBottom w:val="0"/>
              <w:divBdr>
                <w:top w:val="none" w:sz="0" w:space="0" w:color="auto"/>
                <w:left w:val="none" w:sz="0" w:space="0" w:color="auto"/>
                <w:bottom w:val="none" w:sz="0" w:space="0" w:color="auto"/>
                <w:right w:val="none" w:sz="0" w:space="0" w:color="auto"/>
              </w:divBdr>
            </w:div>
            <w:div w:id="161093490">
              <w:marLeft w:val="0"/>
              <w:marRight w:val="0"/>
              <w:marTop w:val="0"/>
              <w:marBottom w:val="0"/>
              <w:divBdr>
                <w:top w:val="none" w:sz="0" w:space="0" w:color="auto"/>
                <w:left w:val="none" w:sz="0" w:space="0" w:color="auto"/>
                <w:bottom w:val="none" w:sz="0" w:space="0" w:color="auto"/>
                <w:right w:val="none" w:sz="0" w:space="0" w:color="auto"/>
              </w:divBdr>
            </w:div>
          </w:divsChild>
        </w:div>
        <w:div w:id="1040327320">
          <w:marLeft w:val="0"/>
          <w:marRight w:val="0"/>
          <w:marTop w:val="0"/>
          <w:marBottom w:val="0"/>
          <w:divBdr>
            <w:top w:val="none" w:sz="0" w:space="0" w:color="auto"/>
            <w:left w:val="none" w:sz="0" w:space="0" w:color="auto"/>
            <w:bottom w:val="none" w:sz="0" w:space="0" w:color="auto"/>
            <w:right w:val="none" w:sz="0" w:space="0" w:color="auto"/>
          </w:divBdr>
          <w:divsChild>
            <w:div w:id="1892036596">
              <w:marLeft w:val="0"/>
              <w:marRight w:val="0"/>
              <w:marTop w:val="0"/>
              <w:marBottom w:val="0"/>
              <w:divBdr>
                <w:top w:val="none" w:sz="0" w:space="0" w:color="auto"/>
                <w:left w:val="none" w:sz="0" w:space="0" w:color="auto"/>
                <w:bottom w:val="none" w:sz="0" w:space="0" w:color="auto"/>
                <w:right w:val="none" w:sz="0" w:space="0" w:color="auto"/>
              </w:divBdr>
            </w:div>
          </w:divsChild>
        </w:div>
        <w:div w:id="1887140451">
          <w:marLeft w:val="0"/>
          <w:marRight w:val="0"/>
          <w:marTop w:val="0"/>
          <w:marBottom w:val="0"/>
          <w:divBdr>
            <w:top w:val="none" w:sz="0" w:space="0" w:color="auto"/>
            <w:left w:val="none" w:sz="0" w:space="0" w:color="auto"/>
            <w:bottom w:val="none" w:sz="0" w:space="0" w:color="auto"/>
            <w:right w:val="none" w:sz="0" w:space="0" w:color="auto"/>
          </w:divBdr>
          <w:divsChild>
            <w:div w:id="873272641">
              <w:marLeft w:val="0"/>
              <w:marRight w:val="0"/>
              <w:marTop w:val="0"/>
              <w:marBottom w:val="0"/>
              <w:divBdr>
                <w:top w:val="none" w:sz="0" w:space="0" w:color="auto"/>
                <w:left w:val="none" w:sz="0" w:space="0" w:color="auto"/>
                <w:bottom w:val="none" w:sz="0" w:space="0" w:color="auto"/>
                <w:right w:val="none" w:sz="0" w:space="0" w:color="auto"/>
              </w:divBdr>
            </w:div>
          </w:divsChild>
        </w:div>
        <w:div w:id="796029558">
          <w:marLeft w:val="0"/>
          <w:marRight w:val="0"/>
          <w:marTop w:val="0"/>
          <w:marBottom w:val="0"/>
          <w:divBdr>
            <w:top w:val="none" w:sz="0" w:space="0" w:color="auto"/>
            <w:left w:val="none" w:sz="0" w:space="0" w:color="auto"/>
            <w:bottom w:val="none" w:sz="0" w:space="0" w:color="auto"/>
            <w:right w:val="none" w:sz="0" w:space="0" w:color="auto"/>
          </w:divBdr>
          <w:divsChild>
            <w:div w:id="1458334789">
              <w:marLeft w:val="0"/>
              <w:marRight w:val="0"/>
              <w:marTop w:val="0"/>
              <w:marBottom w:val="0"/>
              <w:divBdr>
                <w:top w:val="none" w:sz="0" w:space="0" w:color="auto"/>
                <w:left w:val="none" w:sz="0" w:space="0" w:color="auto"/>
                <w:bottom w:val="none" w:sz="0" w:space="0" w:color="auto"/>
                <w:right w:val="none" w:sz="0" w:space="0" w:color="auto"/>
              </w:divBdr>
            </w:div>
          </w:divsChild>
        </w:div>
        <w:div w:id="723407829">
          <w:marLeft w:val="0"/>
          <w:marRight w:val="0"/>
          <w:marTop w:val="0"/>
          <w:marBottom w:val="0"/>
          <w:divBdr>
            <w:top w:val="none" w:sz="0" w:space="0" w:color="auto"/>
            <w:left w:val="none" w:sz="0" w:space="0" w:color="auto"/>
            <w:bottom w:val="none" w:sz="0" w:space="0" w:color="auto"/>
            <w:right w:val="none" w:sz="0" w:space="0" w:color="auto"/>
          </w:divBdr>
          <w:divsChild>
            <w:div w:id="1054816501">
              <w:marLeft w:val="0"/>
              <w:marRight w:val="0"/>
              <w:marTop w:val="0"/>
              <w:marBottom w:val="0"/>
              <w:divBdr>
                <w:top w:val="none" w:sz="0" w:space="0" w:color="auto"/>
                <w:left w:val="none" w:sz="0" w:space="0" w:color="auto"/>
                <w:bottom w:val="none" w:sz="0" w:space="0" w:color="auto"/>
                <w:right w:val="none" w:sz="0" w:space="0" w:color="auto"/>
              </w:divBdr>
            </w:div>
          </w:divsChild>
        </w:div>
        <w:div w:id="487478787">
          <w:marLeft w:val="0"/>
          <w:marRight w:val="0"/>
          <w:marTop w:val="0"/>
          <w:marBottom w:val="0"/>
          <w:divBdr>
            <w:top w:val="none" w:sz="0" w:space="0" w:color="auto"/>
            <w:left w:val="none" w:sz="0" w:space="0" w:color="auto"/>
            <w:bottom w:val="none" w:sz="0" w:space="0" w:color="auto"/>
            <w:right w:val="none" w:sz="0" w:space="0" w:color="auto"/>
          </w:divBdr>
          <w:divsChild>
            <w:div w:id="1120997685">
              <w:marLeft w:val="0"/>
              <w:marRight w:val="0"/>
              <w:marTop w:val="0"/>
              <w:marBottom w:val="0"/>
              <w:divBdr>
                <w:top w:val="none" w:sz="0" w:space="0" w:color="auto"/>
                <w:left w:val="none" w:sz="0" w:space="0" w:color="auto"/>
                <w:bottom w:val="none" w:sz="0" w:space="0" w:color="auto"/>
                <w:right w:val="none" w:sz="0" w:space="0" w:color="auto"/>
              </w:divBdr>
            </w:div>
          </w:divsChild>
        </w:div>
        <w:div w:id="1834492245">
          <w:marLeft w:val="0"/>
          <w:marRight w:val="0"/>
          <w:marTop w:val="0"/>
          <w:marBottom w:val="0"/>
          <w:divBdr>
            <w:top w:val="none" w:sz="0" w:space="0" w:color="auto"/>
            <w:left w:val="none" w:sz="0" w:space="0" w:color="auto"/>
            <w:bottom w:val="none" w:sz="0" w:space="0" w:color="auto"/>
            <w:right w:val="none" w:sz="0" w:space="0" w:color="auto"/>
          </w:divBdr>
          <w:divsChild>
            <w:div w:id="1288270017">
              <w:marLeft w:val="0"/>
              <w:marRight w:val="0"/>
              <w:marTop w:val="0"/>
              <w:marBottom w:val="0"/>
              <w:divBdr>
                <w:top w:val="none" w:sz="0" w:space="0" w:color="auto"/>
                <w:left w:val="none" w:sz="0" w:space="0" w:color="auto"/>
                <w:bottom w:val="none" w:sz="0" w:space="0" w:color="auto"/>
                <w:right w:val="none" w:sz="0" w:space="0" w:color="auto"/>
              </w:divBdr>
            </w:div>
            <w:div w:id="1245996672">
              <w:marLeft w:val="0"/>
              <w:marRight w:val="0"/>
              <w:marTop w:val="0"/>
              <w:marBottom w:val="0"/>
              <w:divBdr>
                <w:top w:val="none" w:sz="0" w:space="0" w:color="auto"/>
                <w:left w:val="none" w:sz="0" w:space="0" w:color="auto"/>
                <w:bottom w:val="none" w:sz="0" w:space="0" w:color="auto"/>
                <w:right w:val="none" w:sz="0" w:space="0" w:color="auto"/>
              </w:divBdr>
            </w:div>
          </w:divsChild>
        </w:div>
        <w:div w:id="501702602">
          <w:marLeft w:val="0"/>
          <w:marRight w:val="0"/>
          <w:marTop w:val="0"/>
          <w:marBottom w:val="0"/>
          <w:divBdr>
            <w:top w:val="none" w:sz="0" w:space="0" w:color="auto"/>
            <w:left w:val="none" w:sz="0" w:space="0" w:color="auto"/>
            <w:bottom w:val="none" w:sz="0" w:space="0" w:color="auto"/>
            <w:right w:val="none" w:sz="0" w:space="0" w:color="auto"/>
          </w:divBdr>
          <w:divsChild>
            <w:div w:id="1200554919">
              <w:marLeft w:val="0"/>
              <w:marRight w:val="0"/>
              <w:marTop w:val="0"/>
              <w:marBottom w:val="0"/>
              <w:divBdr>
                <w:top w:val="none" w:sz="0" w:space="0" w:color="auto"/>
                <w:left w:val="none" w:sz="0" w:space="0" w:color="auto"/>
                <w:bottom w:val="none" w:sz="0" w:space="0" w:color="auto"/>
                <w:right w:val="none" w:sz="0" w:space="0" w:color="auto"/>
              </w:divBdr>
            </w:div>
          </w:divsChild>
        </w:div>
        <w:div w:id="1409423745">
          <w:marLeft w:val="0"/>
          <w:marRight w:val="0"/>
          <w:marTop w:val="0"/>
          <w:marBottom w:val="0"/>
          <w:divBdr>
            <w:top w:val="none" w:sz="0" w:space="0" w:color="auto"/>
            <w:left w:val="none" w:sz="0" w:space="0" w:color="auto"/>
            <w:bottom w:val="none" w:sz="0" w:space="0" w:color="auto"/>
            <w:right w:val="none" w:sz="0" w:space="0" w:color="auto"/>
          </w:divBdr>
          <w:divsChild>
            <w:div w:id="2137329660">
              <w:marLeft w:val="0"/>
              <w:marRight w:val="0"/>
              <w:marTop w:val="0"/>
              <w:marBottom w:val="0"/>
              <w:divBdr>
                <w:top w:val="none" w:sz="0" w:space="0" w:color="auto"/>
                <w:left w:val="none" w:sz="0" w:space="0" w:color="auto"/>
                <w:bottom w:val="none" w:sz="0" w:space="0" w:color="auto"/>
                <w:right w:val="none" w:sz="0" w:space="0" w:color="auto"/>
              </w:divBdr>
            </w:div>
          </w:divsChild>
        </w:div>
        <w:div w:id="281694311">
          <w:marLeft w:val="0"/>
          <w:marRight w:val="0"/>
          <w:marTop w:val="0"/>
          <w:marBottom w:val="0"/>
          <w:divBdr>
            <w:top w:val="none" w:sz="0" w:space="0" w:color="auto"/>
            <w:left w:val="none" w:sz="0" w:space="0" w:color="auto"/>
            <w:bottom w:val="none" w:sz="0" w:space="0" w:color="auto"/>
            <w:right w:val="none" w:sz="0" w:space="0" w:color="auto"/>
          </w:divBdr>
          <w:divsChild>
            <w:div w:id="1983075131">
              <w:marLeft w:val="0"/>
              <w:marRight w:val="0"/>
              <w:marTop w:val="0"/>
              <w:marBottom w:val="0"/>
              <w:divBdr>
                <w:top w:val="none" w:sz="0" w:space="0" w:color="auto"/>
                <w:left w:val="none" w:sz="0" w:space="0" w:color="auto"/>
                <w:bottom w:val="none" w:sz="0" w:space="0" w:color="auto"/>
                <w:right w:val="none" w:sz="0" w:space="0" w:color="auto"/>
              </w:divBdr>
            </w:div>
          </w:divsChild>
        </w:div>
        <w:div w:id="599795426">
          <w:marLeft w:val="0"/>
          <w:marRight w:val="0"/>
          <w:marTop w:val="0"/>
          <w:marBottom w:val="0"/>
          <w:divBdr>
            <w:top w:val="none" w:sz="0" w:space="0" w:color="auto"/>
            <w:left w:val="none" w:sz="0" w:space="0" w:color="auto"/>
            <w:bottom w:val="none" w:sz="0" w:space="0" w:color="auto"/>
            <w:right w:val="none" w:sz="0" w:space="0" w:color="auto"/>
          </w:divBdr>
          <w:divsChild>
            <w:div w:id="276836897">
              <w:marLeft w:val="0"/>
              <w:marRight w:val="0"/>
              <w:marTop w:val="0"/>
              <w:marBottom w:val="0"/>
              <w:divBdr>
                <w:top w:val="none" w:sz="0" w:space="0" w:color="auto"/>
                <w:left w:val="none" w:sz="0" w:space="0" w:color="auto"/>
                <w:bottom w:val="none" w:sz="0" w:space="0" w:color="auto"/>
                <w:right w:val="none" w:sz="0" w:space="0" w:color="auto"/>
              </w:divBdr>
            </w:div>
          </w:divsChild>
        </w:div>
        <w:div w:id="977229010">
          <w:marLeft w:val="0"/>
          <w:marRight w:val="0"/>
          <w:marTop w:val="0"/>
          <w:marBottom w:val="0"/>
          <w:divBdr>
            <w:top w:val="none" w:sz="0" w:space="0" w:color="auto"/>
            <w:left w:val="none" w:sz="0" w:space="0" w:color="auto"/>
            <w:bottom w:val="none" w:sz="0" w:space="0" w:color="auto"/>
            <w:right w:val="none" w:sz="0" w:space="0" w:color="auto"/>
          </w:divBdr>
          <w:divsChild>
            <w:div w:id="1128820675">
              <w:marLeft w:val="0"/>
              <w:marRight w:val="0"/>
              <w:marTop w:val="0"/>
              <w:marBottom w:val="0"/>
              <w:divBdr>
                <w:top w:val="none" w:sz="0" w:space="0" w:color="auto"/>
                <w:left w:val="none" w:sz="0" w:space="0" w:color="auto"/>
                <w:bottom w:val="none" w:sz="0" w:space="0" w:color="auto"/>
                <w:right w:val="none" w:sz="0" w:space="0" w:color="auto"/>
              </w:divBdr>
            </w:div>
          </w:divsChild>
        </w:div>
        <w:div w:id="1996495085">
          <w:marLeft w:val="0"/>
          <w:marRight w:val="0"/>
          <w:marTop w:val="0"/>
          <w:marBottom w:val="0"/>
          <w:divBdr>
            <w:top w:val="none" w:sz="0" w:space="0" w:color="auto"/>
            <w:left w:val="none" w:sz="0" w:space="0" w:color="auto"/>
            <w:bottom w:val="none" w:sz="0" w:space="0" w:color="auto"/>
            <w:right w:val="none" w:sz="0" w:space="0" w:color="auto"/>
          </w:divBdr>
          <w:divsChild>
            <w:div w:id="608511152">
              <w:marLeft w:val="0"/>
              <w:marRight w:val="0"/>
              <w:marTop w:val="0"/>
              <w:marBottom w:val="0"/>
              <w:divBdr>
                <w:top w:val="none" w:sz="0" w:space="0" w:color="auto"/>
                <w:left w:val="none" w:sz="0" w:space="0" w:color="auto"/>
                <w:bottom w:val="none" w:sz="0" w:space="0" w:color="auto"/>
                <w:right w:val="none" w:sz="0" w:space="0" w:color="auto"/>
              </w:divBdr>
            </w:div>
            <w:div w:id="134304056">
              <w:marLeft w:val="0"/>
              <w:marRight w:val="0"/>
              <w:marTop w:val="0"/>
              <w:marBottom w:val="0"/>
              <w:divBdr>
                <w:top w:val="none" w:sz="0" w:space="0" w:color="auto"/>
                <w:left w:val="none" w:sz="0" w:space="0" w:color="auto"/>
                <w:bottom w:val="none" w:sz="0" w:space="0" w:color="auto"/>
                <w:right w:val="none" w:sz="0" w:space="0" w:color="auto"/>
              </w:divBdr>
            </w:div>
          </w:divsChild>
        </w:div>
        <w:div w:id="1916746705">
          <w:marLeft w:val="0"/>
          <w:marRight w:val="0"/>
          <w:marTop w:val="0"/>
          <w:marBottom w:val="0"/>
          <w:divBdr>
            <w:top w:val="none" w:sz="0" w:space="0" w:color="auto"/>
            <w:left w:val="none" w:sz="0" w:space="0" w:color="auto"/>
            <w:bottom w:val="none" w:sz="0" w:space="0" w:color="auto"/>
            <w:right w:val="none" w:sz="0" w:space="0" w:color="auto"/>
          </w:divBdr>
          <w:divsChild>
            <w:div w:id="1237982226">
              <w:marLeft w:val="0"/>
              <w:marRight w:val="0"/>
              <w:marTop w:val="0"/>
              <w:marBottom w:val="0"/>
              <w:divBdr>
                <w:top w:val="none" w:sz="0" w:space="0" w:color="auto"/>
                <w:left w:val="none" w:sz="0" w:space="0" w:color="auto"/>
                <w:bottom w:val="none" w:sz="0" w:space="0" w:color="auto"/>
                <w:right w:val="none" w:sz="0" w:space="0" w:color="auto"/>
              </w:divBdr>
            </w:div>
          </w:divsChild>
        </w:div>
        <w:div w:id="21518441">
          <w:marLeft w:val="0"/>
          <w:marRight w:val="0"/>
          <w:marTop w:val="0"/>
          <w:marBottom w:val="0"/>
          <w:divBdr>
            <w:top w:val="none" w:sz="0" w:space="0" w:color="auto"/>
            <w:left w:val="none" w:sz="0" w:space="0" w:color="auto"/>
            <w:bottom w:val="none" w:sz="0" w:space="0" w:color="auto"/>
            <w:right w:val="none" w:sz="0" w:space="0" w:color="auto"/>
          </w:divBdr>
          <w:divsChild>
            <w:div w:id="1440249027">
              <w:marLeft w:val="0"/>
              <w:marRight w:val="0"/>
              <w:marTop w:val="0"/>
              <w:marBottom w:val="0"/>
              <w:divBdr>
                <w:top w:val="none" w:sz="0" w:space="0" w:color="auto"/>
                <w:left w:val="none" w:sz="0" w:space="0" w:color="auto"/>
                <w:bottom w:val="none" w:sz="0" w:space="0" w:color="auto"/>
                <w:right w:val="none" w:sz="0" w:space="0" w:color="auto"/>
              </w:divBdr>
            </w:div>
          </w:divsChild>
        </w:div>
        <w:div w:id="1771778312">
          <w:marLeft w:val="0"/>
          <w:marRight w:val="0"/>
          <w:marTop w:val="0"/>
          <w:marBottom w:val="0"/>
          <w:divBdr>
            <w:top w:val="none" w:sz="0" w:space="0" w:color="auto"/>
            <w:left w:val="none" w:sz="0" w:space="0" w:color="auto"/>
            <w:bottom w:val="none" w:sz="0" w:space="0" w:color="auto"/>
            <w:right w:val="none" w:sz="0" w:space="0" w:color="auto"/>
          </w:divBdr>
          <w:divsChild>
            <w:div w:id="1374619194">
              <w:marLeft w:val="0"/>
              <w:marRight w:val="0"/>
              <w:marTop w:val="0"/>
              <w:marBottom w:val="0"/>
              <w:divBdr>
                <w:top w:val="none" w:sz="0" w:space="0" w:color="auto"/>
                <w:left w:val="none" w:sz="0" w:space="0" w:color="auto"/>
                <w:bottom w:val="none" w:sz="0" w:space="0" w:color="auto"/>
                <w:right w:val="none" w:sz="0" w:space="0" w:color="auto"/>
              </w:divBdr>
            </w:div>
          </w:divsChild>
        </w:div>
        <w:div w:id="281347168">
          <w:marLeft w:val="0"/>
          <w:marRight w:val="0"/>
          <w:marTop w:val="0"/>
          <w:marBottom w:val="0"/>
          <w:divBdr>
            <w:top w:val="none" w:sz="0" w:space="0" w:color="auto"/>
            <w:left w:val="none" w:sz="0" w:space="0" w:color="auto"/>
            <w:bottom w:val="none" w:sz="0" w:space="0" w:color="auto"/>
            <w:right w:val="none" w:sz="0" w:space="0" w:color="auto"/>
          </w:divBdr>
          <w:divsChild>
            <w:div w:id="234321448">
              <w:marLeft w:val="0"/>
              <w:marRight w:val="0"/>
              <w:marTop w:val="0"/>
              <w:marBottom w:val="0"/>
              <w:divBdr>
                <w:top w:val="none" w:sz="0" w:space="0" w:color="auto"/>
                <w:left w:val="none" w:sz="0" w:space="0" w:color="auto"/>
                <w:bottom w:val="none" w:sz="0" w:space="0" w:color="auto"/>
                <w:right w:val="none" w:sz="0" w:space="0" w:color="auto"/>
              </w:divBdr>
            </w:div>
          </w:divsChild>
        </w:div>
        <w:div w:id="7413390">
          <w:marLeft w:val="0"/>
          <w:marRight w:val="0"/>
          <w:marTop w:val="0"/>
          <w:marBottom w:val="0"/>
          <w:divBdr>
            <w:top w:val="none" w:sz="0" w:space="0" w:color="auto"/>
            <w:left w:val="none" w:sz="0" w:space="0" w:color="auto"/>
            <w:bottom w:val="none" w:sz="0" w:space="0" w:color="auto"/>
            <w:right w:val="none" w:sz="0" w:space="0" w:color="auto"/>
          </w:divBdr>
          <w:divsChild>
            <w:div w:id="1915433187">
              <w:marLeft w:val="0"/>
              <w:marRight w:val="0"/>
              <w:marTop w:val="0"/>
              <w:marBottom w:val="0"/>
              <w:divBdr>
                <w:top w:val="none" w:sz="0" w:space="0" w:color="auto"/>
                <w:left w:val="none" w:sz="0" w:space="0" w:color="auto"/>
                <w:bottom w:val="none" w:sz="0" w:space="0" w:color="auto"/>
                <w:right w:val="none" w:sz="0" w:space="0" w:color="auto"/>
              </w:divBdr>
            </w:div>
          </w:divsChild>
        </w:div>
        <w:div w:id="1305350980">
          <w:marLeft w:val="0"/>
          <w:marRight w:val="0"/>
          <w:marTop w:val="0"/>
          <w:marBottom w:val="0"/>
          <w:divBdr>
            <w:top w:val="none" w:sz="0" w:space="0" w:color="auto"/>
            <w:left w:val="none" w:sz="0" w:space="0" w:color="auto"/>
            <w:bottom w:val="none" w:sz="0" w:space="0" w:color="auto"/>
            <w:right w:val="none" w:sz="0" w:space="0" w:color="auto"/>
          </w:divBdr>
          <w:divsChild>
            <w:div w:id="934556526">
              <w:marLeft w:val="0"/>
              <w:marRight w:val="0"/>
              <w:marTop w:val="0"/>
              <w:marBottom w:val="0"/>
              <w:divBdr>
                <w:top w:val="none" w:sz="0" w:space="0" w:color="auto"/>
                <w:left w:val="none" w:sz="0" w:space="0" w:color="auto"/>
                <w:bottom w:val="none" w:sz="0" w:space="0" w:color="auto"/>
                <w:right w:val="none" w:sz="0" w:space="0" w:color="auto"/>
              </w:divBdr>
            </w:div>
            <w:div w:id="650445863">
              <w:marLeft w:val="0"/>
              <w:marRight w:val="0"/>
              <w:marTop w:val="0"/>
              <w:marBottom w:val="0"/>
              <w:divBdr>
                <w:top w:val="none" w:sz="0" w:space="0" w:color="auto"/>
                <w:left w:val="none" w:sz="0" w:space="0" w:color="auto"/>
                <w:bottom w:val="none" w:sz="0" w:space="0" w:color="auto"/>
                <w:right w:val="none" w:sz="0" w:space="0" w:color="auto"/>
              </w:divBdr>
            </w:div>
          </w:divsChild>
        </w:div>
        <w:div w:id="1911504995">
          <w:marLeft w:val="0"/>
          <w:marRight w:val="0"/>
          <w:marTop w:val="0"/>
          <w:marBottom w:val="0"/>
          <w:divBdr>
            <w:top w:val="none" w:sz="0" w:space="0" w:color="auto"/>
            <w:left w:val="none" w:sz="0" w:space="0" w:color="auto"/>
            <w:bottom w:val="none" w:sz="0" w:space="0" w:color="auto"/>
            <w:right w:val="none" w:sz="0" w:space="0" w:color="auto"/>
          </w:divBdr>
          <w:divsChild>
            <w:div w:id="598370614">
              <w:marLeft w:val="0"/>
              <w:marRight w:val="0"/>
              <w:marTop w:val="0"/>
              <w:marBottom w:val="0"/>
              <w:divBdr>
                <w:top w:val="none" w:sz="0" w:space="0" w:color="auto"/>
                <w:left w:val="none" w:sz="0" w:space="0" w:color="auto"/>
                <w:bottom w:val="none" w:sz="0" w:space="0" w:color="auto"/>
                <w:right w:val="none" w:sz="0" w:space="0" w:color="auto"/>
              </w:divBdr>
            </w:div>
          </w:divsChild>
        </w:div>
        <w:div w:id="2143963846">
          <w:marLeft w:val="0"/>
          <w:marRight w:val="0"/>
          <w:marTop w:val="0"/>
          <w:marBottom w:val="0"/>
          <w:divBdr>
            <w:top w:val="none" w:sz="0" w:space="0" w:color="auto"/>
            <w:left w:val="none" w:sz="0" w:space="0" w:color="auto"/>
            <w:bottom w:val="none" w:sz="0" w:space="0" w:color="auto"/>
            <w:right w:val="none" w:sz="0" w:space="0" w:color="auto"/>
          </w:divBdr>
          <w:divsChild>
            <w:div w:id="1097749450">
              <w:marLeft w:val="0"/>
              <w:marRight w:val="0"/>
              <w:marTop w:val="0"/>
              <w:marBottom w:val="0"/>
              <w:divBdr>
                <w:top w:val="none" w:sz="0" w:space="0" w:color="auto"/>
                <w:left w:val="none" w:sz="0" w:space="0" w:color="auto"/>
                <w:bottom w:val="none" w:sz="0" w:space="0" w:color="auto"/>
                <w:right w:val="none" w:sz="0" w:space="0" w:color="auto"/>
              </w:divBdr>
            </w:div>
          </w:divsChild>
        </w:div>
        <w:div w:id="134372503">
          <w:marLeft w:val="0"/>
          <w:marRight w:val="0"/>
          <w:marTop w:val="0"/>
          <w:marBottom w:val="0"/>
          <w:divBdr>
            <w:top w:val="none" w:sz="0" w:space="0" w:color="auto"/>
            <w:left w:val="none" w:sz="0" w:space="0" w:color="auto"/>
            <w:bottom w:val="none" w:sz="0" w:space="0" w:color="auto"/>
            <w:right w:val="none" w:sz="0" w:space="0" w:color="auto"/>
          </w:divBdr>
          <w:divsChild>
            <w:div w:id="800808319">
              <w:marLeft w:val="0"/>
              <w:marRight w:val="0"/>
              <w:marTop w:val="0"/>
              <w:marBottom w:val="0"/>
              <w:divBdr>
                <w:top w:val="none" w:sz="0" w:space="0" w:color="auto"/>
                <w:left w:val="none" w:sz="0" w:space="0" w:color="auto"/>
                <w:bottom w:val="none" w:sz="0" w:space="0" w:color="auto"/>
                <w:right w:val="none" w:sz="0" w:space="0" w:color="auto"/>
              </w:divBdr>
            </w:div>
          </w:divsChild>
        </w:div>
        <w:div w:id="1048409236">
          <w:marLeft w:val="0"/>
          <w:marRight w:val="0"/>
          <w:marTop w:val="0"/>
          <w:marBottom w:val="0"/>
          <w:divBdr>
            <w:top w:val="none" w:sz="0" w:space="0" w:color="auto"/>
            <w:left w:val="none" w:sz="0" w:space="0" w:color="auto"/>
            <w:bottom w:val="none" w:sz="0" w:space="0" w:color="auto"/>
            <w:right w:val="none" w:sz="0" w:space="0" w:color="auto"/>
          </w:divBdr>
          <w:divsChild>
            <w:div w:id="507212222">
              <w:marLeft w:val="0"/>
              <w:marRight w:val="0"/>
              <w:marTop w:val="0"/>
              <w:marBottom w:val="0"/>
              <w:divBdr>
                <w:top w:val="none" w:sz="0" w:space="0" w:color="auto"/>
                <w:left w:val="none" w:sz="0" w:space="0" w:color="auto"/>
                <w:bottom w:val="none" w:sz="0" w:space="0" w:color="auto"/>
                <w:right w:val="none" w:sz="0" w:space="0" w:color="auto"/>
              </w:divBdr>
            </w:div>
          </w:divsChild>
        </w:div>
        <w:div w:id="988051931">
          <w:marLeft w:val="0"/>
          <w:marRight w:val="0"/>
          <w:marTop w:val="0"/>
          <w:marBottom w:val="0"/>
          <w:divBdr>
            <w:top w:val="none" w:sz="0" w:space="0" w:color="auto"/>
            <w:left w:val="none" w:sz="0" w:space="0" w:color="auto"/>
            <w:bottom w:val="none" w:sz="0" w:space="0" w:color="auto"/>
            <w:right w:val="none" w:sz="0" w:space="0" w:color="auto"/>
          </w:divBdr>
          <w:divsChild>
            <w:div w:id="21368401">
              <w:marLeft w:val="0"/>
              <w:marRight w:val="0"/>
              <w:marTop w:val="0"/>
              <w:marBottom w:val="0"/>
              <w:divBdr>
                <w:top w:val="none" w:sz="0" w:space="0" w:color="auto"/>
                <w:left w:val="none" w:sz="0" w:space="0" w:color="auto"/>
                <w:bottom w:val="none" w:sz="0" w:space="0" w:color="auto"/>
                <w:right w:val="none" w:sz="0" w:space="0" w:color="auto"/>
              </w:divBdr>
            </w:div>
          </w:divsChild>
        </w:div>
        <w:div w:id="1203128568">
          <w:marLeft w:val="0"/>
          <w:marRight w:val="0"/>
          <w:marTop w:val="0"/>
          <w:marBottom w:val="0"/>
          <w:divBdr>
            <w:top w:val="none" w:sz="0" w:space="0" w:color="auto"/>
            <w:left w:val="none" w:sz="0" w:space="0" w:color="auto"/>
            <w:bottom w:val="none" w:sz="0" w:space="0" w:color="auto"/>
            <w:right w:val="none" w:sz="0" w:space="0" w:color="auto"/>
          </w:divBdr>
          <w:divsChild>
            <w:div w:id="1652708318">
              <w:marLeft w:val="0"/>
              <w:marRight w:val="0"/>
              <w:marTop w:val="0"/>
              <w:marBottom w:val="0"/>
              <w:divBdr>
                <w:top w:val="none" w:sz="0" w:space="0" w:color="auto"/>
                <w:left w:val="none" w:sz="0" w:space="0" w:color="auto"/>
                <w:bottom w:val="none" w:sz="0" w:space="0" w:color="auto"/>
                <w:right w:val="none" w:sz="0" w:space="0" w:color="auto"/>
              </w:divBdr>
            </w:div>
            <w:div w:id="53043128">
              <w:marLeft w:val="0"/>
              <w:marRight w:val="0"/>
              <w:marTop w:val="0"/>
              <w:marBottom w:val="0"/>
              <w:divBdr>
                <w:top w:val="none" w:sz="0" w:space="0" w:color="auto"/>
                <w:left w:val="none" w:sz="0" w:space="0" w:color="auto"/>
                <w:bottom w:val="none" w:sz="0" w:space="0" w:color="auto"/>
                <w:right w:val="none" w:sz="0" w:space="0" w:color="auto"/>
              </w:divBdr>
            </w:div>
          </w:divsChild>
        </w:div>
        <w:div w:id="2146195510">
          <w:marLeft w:val="0"/>
          <w:marRight w:val="0"/>
          <w:marTop w:val="0"/>
          <w:marBottom w:val="0"/>
          <w:divBdr>
            <w:top w:val="none" w:sz="0" w:space="0" w:color="auto"/>
            <w:left w:val="none" w:sz="0" w:space="0" w:color="auto"/>
            <w:bottom w:val="none" w:sz="0" w:space="0" w:color="auto"/>
            <w:right w:val="none" w:sz="0" w:space="0" w:color="auto"/>
          </w:divBdr>
          <w:divsChild>
            <w:div w:id="1987663524">
              <w:marLeft w:val="0"/>
              <w:marRight w:val="0"/>
              <w:marTop w:val="0"/>
              <w:marBottom w:val="0"/>
              <w:divBdr>
                <w:top w:val="none" w:sz="0" w:space="0" w:color="auto"/>
                <w:left w:val="none" w:sz="0" w:space="0" w:color="auto"/>
                <w:bottom w:val="none" w:sz="0" w:space="0" w:color="auto"/>
                <w:right w:val="none" w:sz="0" w:space="0" w:color="auto"/>
              </w:divBdr>
            </w:div>
          </w:divsChild>
        </w:div>
        <w:div w:id="1074283955">
          <w:marLeft w:val="0"/>
          <w:marRight w:val="0"/>
          <w:marTop w:val="0"/>
          <w:marBottom w:val="0"/>
          <w:divBdr>
            <w:top w:val="none" w:sz="0" w:space="0" w:color="auto"/>
            <w:left w:val="none" w:sz="0" w:space="0" w:color="auto"/>
            <w:bottom w:val="none" w:sz="0" w:space="0" w:color="auto"/>
            <w:right w:val="none" w:sz="0" w:space="0" w:color="auto"/>
          </w:divBdr>
          <w:divsChild>
            <w:div w:id="846746244">
              <w:marLeft w:val="0"/>
              <w:marRight w:val="0"/>
              <w:marTop w:val="0"/>
              <w:marBottom w:val="0"/>
              <w:divBdr>
                <w:top w:val="none" w:sz="0" w:space="0" w:color="auto"/>
                <w:left w:val="none" w:sz="0" w:space="0" w:color="auto"/>
                <w:bottom w:val="none" w:sz="0" w:space="0" w:color="auto"/>
                <w:right w:val="none" w:sz="0" w:space="0" w:color="auto"/>
              </w:divBdr>
            </w:div>
          </w:divsChild>
        </w:div>
        <w:div w:id="1589533601">
          <w:marLeft w:val="0"/>
          <w:marRight w:val="0"/>
          <w:marTop w:val="0"/>
          <w:marBottom w:val="0"/>
          <w:divBdr>
            <w:top w:val="none" w:sz="0" w:space="0" w:color="auto"/>
            <w:left w:val="none" w:sz="0" w:space="0" w:color="auto"/>
            <w:bottom w:val="none" w:sz="0" w:space="0" w:color="auto"/>
            <w:right w:val="none" w:sz="0" w:space="0" w:color="auto"/>
          </w:divBdr>
          <w:divsChild>
            <w:div w:id="4985106">
              <w:marLeft w:val="0"/>
              <w:marRight w:val="0"/>
              <w:marTop w:val="0"/>
              <w:marBottom w:val="0"/>
              <w:divBdr>
                <w:top w:val="none" w:sz="0" w:space="0" w:color="auto"/>
                <w:left w:val="none" w:sz="0" w:space="0" w:color="auto"/>
                <w:bottom w:val="none" w:sz="0" w:space="0" w:color="auto"/>
                <w:right w:val="none" w:sz="0" w:space="0" w:color="auto"/>
              </w:divBdr>
            </w:div>
          </w:divsChild>
        </w:div>
        <w:div w:id="2109420819">
          <w:marLeft w:val="0"/>
          <w:marRight w:val="0"/>
          <w:marTop w:val="0"/>
          <w:marBottom w:val="0"/>
          <w:divBdr>
            <w:top w:val="none" w:sz="0" w:space="0" w:color="auto"/>
            <w:left w:val="none" w:sz="0" w:space="0" w:color="auto"/>
            <w:bottom w:val="none" w:sz="0" w:space="0" w:color="auto"/>
            <w:right w:val="none" w:sz="0" w:space="0" w:color="auto"/>
          </w:divBdr>
          <w:divsChild>
            <w:div w:id="1591543758">
              <w:marLeft w:val="0"/>
              <w:marRight w:val="0"/>
              <w:marTop w:val="0"/>
              <w:marBottom w:val="0"/>
              <w:divBdr>
                <w:top w:val="none" w:sz="0" w:space="0" w:color="auto"/>
                <w:left w:val="none" w:sz="0" w:space="0" w:color="auto"/>
                <w:bottom w:val="none" w:sz="0" w:space="0" w:color="auto"/>
                <w:right w:val="none" w:sz="0" w:space="0" w:color="auto"/>
              </w:divBdr>
            </w:div>
          </w:divsChild>
        </w:div>
        <w:div w:id="1141268312">
          <w:marLeft w:val="0"/>
          <w:marRight w:val="0"/>
          <w:marTop w:val="0"/>
          <w:marBottom w:val="0"/>
          <w:divBdr>
            <w:top w:val="none" w:sz="0" w:space="0" w:color="auto"/>
            <w:left w:val="none" w:sz="0" w:space="0" w:color="auto"/>
            <w:bottom w:val="none" w:sz="0" w:space="0" w:color="auto"/>
            <w:right w:val="none" w:sz="0" w:space="0" w:color="auto"/>
          </w:divBdr>
          <w:divsChild>
            <w:div w:id="774250056">
              <w:marLeft w:val="0"/>
              <w:marRight w:val="0"/>
              <w:marTop w:val="0"/>
              <w:marBottom w:val="0"/>
              <w:divBdr>
                <w:top w:val="none" w:sz="0" w:space="0" w:color="auto"/>
                <w:left w:val="none" w:sz="0" w:space="0" w:color="auto"/>
                <w:bottom w:val="none" w:sz="0" w:space="0" w:color="auto"/>
                <w:right w:val="none" w:sz="0" w:space="0" w:color="auto"/>
              </w:divBdr>
            </w:div>
          </w:divsChild>
        </w:div>
        <w:div w:id="120732972">
          <w:marLeft w:val="0"/>
          <w:marRight w:val="0"/>
          <w:marTop w:val="0"/>
          <w:marBottom w:val="0"/>
          <w:divBdr>
            <w:top w:val="none" w:sz="0" w:space="0" w:color="auto"/>
            <w:left w:val="none" w:sz="0" w:space="0" w:color="auto"/>
            <w:bottom w:val="none" w:sz="0" w:space="0" w:color="auto"/>
            <w:right w:val="none" w:sz="0" w:space="0" w:color="auto"/>
          </w:divBdr>
          <w:divsChild>
            <w:div w:id="1517113755">
              <w:marLeft w:val="0"/>
              <w:marRight w:val="0"/>
              <w:marTop w:val="0"/>
              <w:marBottom w:val="0"/>
              <w:divBdr>
                <w:top w:val="none" w:sz="0" w:space="0" w:color="auto"/>
                <w:left w:val="none" w:sz="0" w:space="0" w:color="auto"/>
                <w:bottom w:val="none" w:sz="0" w:space="0" w:color="auto"/>
                <w:right w:val="none" w:sz="0" w:space="0" w:color="auto"/>
              </w:divBdr>
            </w:div>
            <w:div w:id="1106272706">
              <w:marLeft w:val="0"/>
              <w:marRight w:val="0"/>
              <w:marTop w:val="0"/>
              <w:marBottom w:val="0"/>
              <w:divBdr>
                <w:top w:val="none" w:sz="0" w:space="0" w:color="auto"/>
                <w:left w:val="none" w:sz="0" w:space="0" w:color="auto"/>
                <w:bottom w:val="none" w:sz="0" w:space="0" w:color="auto"/>
                <w:right w:val="none" w:sz="0" w:space="0" w:color="auto"/>
              </w:divBdr>
            </w:div>
          </w:divsChild>
        </w:div>
        <w:div w:id="419790490">
          <w:marLeft w:val="0"/>
          <w:marRight w:val="0"/>
          <w:marTop w:val="0"/>
          <w:marBottom w:val="0"/>
          <w:divBdr>
            <w:top w:val="none" w:sz="0" w:space="0" w:color="auto"/>
            <w:left w:val="none" w:sz="0" w:space="0" w:color="auto"/>
            <w:bottom w:val="none" w:sz="0" w:space="0" w:color="auto"/>
            <w:right w:val="none" w:sz="0" w:space="0" w:color="auto"/>
          </w:divBdr>
          <w:divsChild>
            <w:div w:id="1647276808">
              <w:marLeft w:val="0"/>
              <w:marRight w:val="0"/>
              <w:marTop w:val="0"/>
              <w:marBottom w:val="0"/>
              <w:divBdr>
                <w:top w:val="none" w:sz="0" w:space="0" w:color="auto"/>
                <w:left w:val="none" w:sz="0" w:space="0" w:color="auto"/>
                <w:bottom w:val="none" w:sz="0" w:space="0" w:color="auto"/>
                <w:right w:val="none" w:sz="0" w:space="0" w:color="auto"/>
              </w:divBdr>
            </w:div>
          </w:divsChild>
        </w:div>
        <w:div w:id="1900314314">
          <w:marLeft w:val="0"/>
          <w:marRight w:val="0"/>
          <w:marTop w:val="0"/>
          <w:marBottom w:val="0"/>
          <w:divBdr>
            <w:top w:val="none" w:sz="0" w:space="0" w:color="auto"/>
            <w:left w:val="none" w:sz="0" w:space="0" w:color="auto"/>
            <w:bottom w:val="none" w:sz="0" w:space="0" w:color="auto"/>
            <w:right w:val="none" w:sz="0" w:space="0" w:color="auto"/>
          </w:divBdr>
          <w:divsChild>
            <w:div w:id="2069067901">
              <w:marLeft w:val="0"/>
              <w:marRight w:val="0"/>
              <w:marTop w:val="0"/>
              <w:marBottom w:val="0"/>
              <w:divBdr>
                <w:top w:val="none" w:sz="0" w:space="0" w:color="auto"/>
                <w:left w:val="none" w:sz="0" w:space="0" w:color="auto"/>
                <w:bottom w:val="none" w:sz="0" w:space="0" w:color="auto"/>
                <w:right w:val="none" w:sz="0" w:space="0" w:color="auto"/>
              </w:divBdr>
            </w:div>
          </w:divsChild>
        </w:div>
        <w:div w:id="1720741755">
          <w:marLeft w:val="0"/>
          <w:marRight w:val="0"/>
          <w:marTop w:val="0"/>
          <w:marBottom w:val="0"/>
          <w:divBdr>
            <w:top w:val="none" w:sz="0" w:space="0" w:color="auto"/>
            <w:left w:val="none" w:sz="0" w:space="0" w:color="auto"/>
            <w:bottom w:val="none" w:sz="0" w:space="0" w:color="auto"/>
            <w:right w:val="none" w:sz="0" w:space="0" w:color="auto"/>
          </w:divBdr>
          <w:divsChild>
            <w:div w:id="1054890156">
              <w:marLeft w:val="0"/>
              <w:marRight w:val="0"/>
              <w:marTop w:val="0"/>
              <w:marBottom w:val="0"/>
              <w:divBdr>
                <w:top w:val="none" w:sz="0" w:space="0" w:color="auto"/>
                <w:left w:val="none" w:sz="0" w:space="0" w:color="auto"/>
                <w:bottom w:val="none" w:sz="0" w:space="0" w:color="auto"/>
                <w:right w:val="none" w:sz="0" w:space="0" w:color="auto"/>
              </w:divBdr>
            </w:div>
          </w:divsChild>
        </w:div>
        <w:div w:id="1052653673">
          <w:marLeft w:val="0"/>
          <w:marRight w:val="0"/>
          <w:marTop w:val="0"/>
          <w:marBottom w:val="0"/>
          <w:divBdr>
            <w:top w:val="none" w:sz="0" w:space="0" w:color="auto"/>
            <w:left w:val="none" w:sz="0" w:space="0" w:color="auto"/>
            <w:bottom w:val="none" w:sz="0" w:space="0" w:color="auto"/>
            <w:right w:val="none" w:sz="0" w:space="0" w:color="auto"/>
          </w:divBdr>
          <w:divsChild>
            <w:div w:id="1741555020">
              <w:marLeft w:val="0"/>
              <w:marRight w:val="0"/>
              <w:marTop w:val="0"/>
              <w:marBottom w:val="0"/>
              <w:divBdr>
                <w:top w:val="none" w:sz="0" w:space="0" w:color="auto"/>
                <w:left w:val="none" w:sz="0" w:space="0" w:color="auto"/>
                <w:bottom w:val="none" w:sz="0" w:space="0" w:color="auto"/>
                <w:right w:val="none" w:sz="0" w:space="0" w:color="auto"/>
              </w:divBdr>
            </w:div>
          </w:divsChild>
        </w:div>
        <w:div w:id="1085761049">
          <w:marLeft w:val="0"/>
          <w:marRight w:val="0"/>
          <w:marTop w:val="0"/>
          <w:marBottom w:val="0"/>
          <w:divBdr>
            <w:top w:val="none" w:sz="0" w:space="0" w:color="auto"/>
            <w:left w:val="none" w:sz="0" w:space="0" w:color="auto"/>
            <w:bottom w:val="none" w:sz="0" w:space="0" w:color="auto"/>
            <w:right w:val="none" w:sz="0" w:space="0" w:color="auto"/>
          </w:divBdr>
          <w:divsChild>
            <w:div w:id="893930733">
              <w:marLeft w:val="0"/>
              <w:marRight w:val="0"/>
              <w:marTop w:val="0"/>
              <w:marBottom w:val="0"/>
              <w:divBdr>
                <w:top w:val="none" w:sz="0" w:space="0" w:color="auto"/>
                <w:left w:val="none" w:sz="0" w:space="0" w:color="auto"/>
                <w:bottom w:val="none" w:sz="0" w:space="0" w:color="auto"/>
                <w:right w:val="none" w:sz="0" w:space="0" w:color="auto"/>
              </w:divBdr>
            </w:div>
          </w:divsChild>
        </w:div>
        <w:div w:id="1039740632">
          <w:marLeft w:val="0"/>
          <w:marRight w:val="0"/>
          <w:marTop w:val="0"/>
          <w:marBottom w:val="0"/>
          <w:divBdr>
            <w:top w:val="none" w:sz="0" w:space="0" w:color="auto"/>
            <w:left w:val="none" w:sz="0" w:space="0" w:color="auto"/>
            <w:bottom w:val="none" w:sz="0" w:space="0" w:color="auto"/>
            <w:right w:val="none" w:sz="0" w:space="0" w:color="auto"/>
          </w:divBdr>
          <w:divsChild>
            <w:div w:id="1630743799">
              <w:marLeft w:val="0"/>
              <w:marRight w:val="0"/>
              <w:marTop w:val="0"/>
              <w:marBottom w:val="0"/>
              <w:divBdr>
                <w:top w:val="none" w:sz="0" w:space="0" w:color="auto"/>
                <w:left w:val="none" w:sz="0" w:space="0" w:color="auto"/>
                <w:bottom w:val="none" w:sz="0" w:space="0" w:color="auto"/>
                <w:right w:val="none" w:sz="0" w:space="0" w:color="auto"/>
              </w:divBdr>
            </w:div>
            <w:div w:id="418795200">
              <w:marLeft w:val="0"/>
              <w:marRight w:val="0"/>
              <w:marTop w:val="0"/>
              <w:marBottom w:val="0"/>
              <w:divBdr>
                <w:top w:val="none" w:sz="0" w:space="0" w:color="auto"/>
                <w:left w:val="none" w:sz="0" w:space="0" w:color="auto"/>
                <w:bottom w:val="none" w:sz="0" w:space="0" w:color="auto"/>
                <w:right w:val="none" w:sz="0" w:space="0" w:color="auto"/>
              </w:divBdr>
            </w:div>
          </w:divsChild>
        </w:div>
        <w:div w:id="1115170419">
          <w:marLeft w:val="0"/>
          <w:marRight w:val="0"/>
          <w:marTop w:val="0"/>
          <w:marBottom w:val="0"/>
          <w:divBdr>
            <w:top w:val="none" w:sz="0" w:space="0" w:color="auto"/>
            <w:left w:val="none" w:sz="0" w:space="0" w:color="auto"/>
            <w:bottom w:val="none" w:sz="0" w:space="0" w:color="auto"/>
            <w:right w:val="none" w:sz="0" w:space="0" w:color="auto"/>
          </w:divBdr>
          <w:divsChild>
            <w:div w:id="717166088">
              <w:marLeft w:val="0"/>
              <w:marRight w:val="0"/>
              <w:marTop w:val="0"/>
              <w:marBottom w:val="0"/>
              <w:divBdr>
                <w:top w:val="none" w:sz="0" w:space="0" w:color="auto"/>
                <w:left w:val="none" w:sz="0" w:space="0" w:color="auto"/>
                <w:bottom w:val="none" w:sz="0" w:space="0" w:color="auto"/>
                <w:right w:val="none" w:sz="0" w:space="0" w:color="auto"/>
              </w:divBdr>
            </w:div>
          </w:divsChild>
        </w:div>
        <w:div w:id="1550679813">
          <w:marLeft w:val="0"/>
          <w:marRight w:val="0"/>
          <w:marTop w:val="0"/>
          <w:marBottom w:val="0"/>
          <w:divBdr>
            <w:top w:val="none" w:sz="0" w:space="0" w:color="auto"/>
            <w:left w:val="none" w:sz="0" w:space="0" w:color="auto"/>
            <w:bottom w:val="none" w:sz="0" w:space="0" w:color="auto"/>
            <w:right w:val="none" w:sz="0" w:space="0" w:color="auto"/>
          </w:divBdr>
          <w:divsChild>
            <w:div w:id="585312084">
              <w:marLeft w:val="0"/>
              <w:marRight w:val="0"/>
              <w:marTop w:val="0"/>
              <w:marBottom w:val="0"/>
              <w:divBdr>
                <w:top w:val="none" w:sz="0" w:space="0" w:color="auto"/>
                <w:left w:val="none" w:sz="0" w:space="0" w:color="auto"/>
                <w:bottom w:val="none" w:sz="0" w:space="0" w:color="auto"/>
                <w:right w:val="none" w:sz="0" w:space="0" w:color="auto"/>
              </w:divBdr>
            </w:div>
          </w:divsChild>
        </w:div>
        <w:div w:id="474562816">
          <w:marLeft w:val="0"/>
          <w:marRight w:val="0"/>
          <w:marTop w:val="0"/>
          <w:marBottom w:val="0"/>
          <w:divBdr>
            <w:top w:val="none" w:sz="0" w:space="0" w:color="auto"/>
            <w:left w:val="none" w:sz="0" w:space="0" w:color="auto"/>
            <w:bottom w:val="none" w:sz="0" w:space="0" w:color="auto"/>
            <w:right w:val="none" w:sz="0" w:space="0" w:color="auto"/>
          </w:divBdr>
          <w:divsChild>
            <w:div w:id="335697243">
              <w:marLeft w:val="0"/>
              <w:marRight w:val="0"/>
              <w:marTop w:val="0"/>
              <w:marBottom w:val="0"/>
              <w:divBdr>
                <w:top w:val="none" w:sz="0" w:space="0" w:color="auto"/>
                <w:left w:val="none" w:sz="0" w:space="0" w:color="auto"/>
                <w:bottom w:val="none" w:sz="0" w:space="0" w:color="auto"/>
                <w:right w:val="none" w:sz="0" w:space="0" w:color="auto"/>
              </w:divBdr>
            </w:div>
          </w:divsChild>
        </w:div>
        <w:div w:id="547684648">
          <w:marLeft w:val="0"/>
          <w:marRight w:val="0"/>
          <w:marTop w:val="0"/>
          <w:marBottom w:val="0"/>
          <w:divBdr>
            <w:top w:val="none" w:sz="0" w:space="0" w:color="auto"/>
            <w:left w:val="none" w:sz="0" w:space="0" w:color="auto"/>
            <w:bottom w:val="none" w:sz="0" w:space="0" w:color="auto"/>
            <w:right w:val="none" w:sz="0" w:space="0" w:color="auto"/>
          </w:divBdr>
          <w:divsChild>
            <w:div w:id="752556802">
              <w:marLeft w:val="0"/>
              <w:marRight w:val="0"/>
              <w:marTop w:val="0"/>
              <w:marBottom w:val="0"/>
              <w:divBdr>
                <w:top w:val="none" w:sz="0" w:space="0" w:color="auto"/>
                <w:left w:val="none" w:sz="0" w:space="0" w:color="auto"/>
                <w:bottom w:val="none" w:sz="0" w:space="0" w:color="auto"/>
                <w:right w:val="none" w:sz="0" w:space="0" w:color="auto"/>
              </w:divBdr>
            </w:div>
          </w:divsChild>
        </w:div>
        <w:div w:id="774788541">
          <w:marLeft w:val="0"/>
          <w:marRight w:val="0"/>
          <w:marTop w:val="0"/>
          <w:marBottom w:val="0"/>
          <w:divBdr>
            <w:top w:val="none" w:sz="0" w:space="0" w:color="auto"/>
            <w:left w:val="none" w:sz="0" w:space="0" w:color="auto"/>
            <w:bottom w:val="none" w:sz="0" w:space="0" w:color="auto"/>
            <w:right w:val="none" w:sz="0" w:space="0" w:color="auto"/>
          </w:divBdr>
          <w:divsChild>
            <w:div w:id="1783500105">
              <w:marLeft w:val="0"/>
              <w:marRight w:val="0"/>
              <w:marTop w:val="0"/>
              <w:marBottom w:val="0"/>
              <w:divBdr>
                <w:top w:val="none" w:sz="0" w:space="0" w:color="auto"/>
                <w:left w:val="none" w:sz="0" w:space="0" w:color="auto"/>
                <w:bottom w:val="none" w:sz="0" w:space="0" w:color="auto"/>
                <w:right w:val="none" w:sz="0" w:space="0" w:color="auto"/>
              </w:divBdr>
            </w:div>
          </w:divsChild>
        </w:div>
        <w:div w:id="444933319">
          <w:marLeft w:val="0"/>
          <w:marRight w:val="0"/>
          <w:marTop w:val="0"/>
          <w:marBottom w:val="0"/>
          <w:divBdr>
            <w:top w:val="none" w:sz="0" w:space="0" w:color="auto"/>
            <w:left w:val="none" w:sz="0" w:space="0" w:color="auto"/>
            <w:bottom w:val="none" w:sz="0" w:space="0" w:color="auto"/>
            <w:right w:val="none" w:sz="0" w:space="0" w:color="auto"/>
          </w:divBdr>
          <w:divsChild>
            <w:div w:id="1371540303">
              <w:marLeft w:val="0"/>
              <w:marRight w:val="0"/>
              <w:marTop w:val="0"/>
              <w:marBottom w:val="0"/>
              <w:divBdr>
                <w:top w:val="none" w:sz="0" w:space="0" w:color="auto"/>
                <w:left w:val="none" w:sz="0" w:space="0" w:color="auto"/>
                <w:bottom w:val="none" w:sz="0" w:space="0" w:color="auto"/>
                <w:right w:val="none" w:sz="0" w:space="0" w:color="auto"/>
              </w:divBdr>
            </w:div>
            <w:div w:id="1422604729">
              <w:marLeft w:val="0"/>
              <w:marRight w:val="0"/>
              <w:marTop w:val="0"/>
              <w:marBottom w:val="0"/>
              <w:divBdr>
                <w:top w:val="none" w:sz="0" w:space="0" w:color="auto"/>
                <w:left w:val="none" w:sz="0" w:space="0" w:color="auto"/>
                <w:bottom w:val="none" w:sz="0" w:space="0" w:color="auto"/>
                <w:right w:val="none" w:sz="0" w:space="0" w:color="auto"/>
              </w:divBdr>
            </w:div>
          </w:divsChild>
        </w:div>
        <w:div w:id="337538272">
          <w:marLeft w:val="0"/>
          <w:marRight w:val="0"/>
          <w:marTop w:val="0"/>
          <w:marBottom w:val="0"/>
          <w:divBdr>
            <w:top w:val="none" w:sz="0" w:space="0" w:color="auto"/>
            <w:left w:val="none" w:sz="0" w:space="0" w:color="auto"/>
            <w:bottom w:val="none" w:sz="0" w:space="0" w:color="auto"/>
            <w:right w:val="none" w:sz="0" w:space="0" w:color="auto"/>
          </w:divBdr>
          <w:divsChild>
            <w:div w:id="1736581837">
              <w:marLeft w:val="0"/>
              <w:marRight w:val="0"/>
              <w:marTop w:val="0"/>
              <w:marBottom w:val="0"/>
              <w:divBdr>
                <w:top w:val="none" w:sz="0" w:space="0" w:color="auto"/>
                <w:left w:val="none" w:sz="0" w:space="0" w:color="auto"/>
                <w:bottom w:val="none" w:sz="0" w:space="0" w:color="auto"/>
                <w:right w:val="none" w:sz="0" w:space="0" w:color="auto"/>
              </w:divBdr>
            </w:div>
          </w:divsChild>
        </w:div>
        <w:div w:id="1750729121">
          <w:marLeft w:val="0"/>
          <w:marRight w:val="0"/>
          <w:marTop w:val="0"/>
          <w:marBottom w:val="0"/>
          <w:divBdr>
            <w:top w:val="none" w:sz="0" w:space="0" w:color="auto"/>
            <w:left w:val="none" w:sz="0" w:space="0" w:color="auto"/>
            <w:bottom w:val="none" w:sz="0" w:space="0" w:color="auto"/>
            <w:right w:val="none" w:sz="0" w:space="0" w:color="auto"/>
          </w:divBdr>
          <w:divsChild>
            <w:div w:id="1793669991">
              <w:marLeft w:val="0"/>
              <w:marRight w:val="0"/>
              <w:marTop w:val="0"/>
              <w:marBottom w:val="0"/>
              <w:divBdr>
                <w:top w:val="none" w:sz="0" w:space="0" w:color="auto"/>
                <w:left w:val="none" w:sz="0" w:space="0" w:color="auto"/>
                <w:bottom w:val="none" w:sz="0" w:space="0" w:color="auto"/>
                <w:right w:val="none" w:sz="0" w:space="0" w:color="auto"/>
              </w:divBdr>
            </w:div>
          </w:divsChild>
        </w:div>
        <w:div w:id="1262494274">
          <w:marLeft w:val="0"/>
          <w:marRight w:val="0"/>
          <w:marTop w:val="0"/>
          <w:marBottom w:val="0"/>
          <w:divBdr>
            <w:top w:val="none" w:sz="0" w:space="0" w:color="auto"/>
            <w:left w:val="none" w:sz="0" w:space="0" w:color="auto"/>
            <w:bottom w:val="none" w:sz="0" w:space="0" w:color="auto"/>
            <w:right w:val="none" w:sz="0" w:space="0" w:color="auto"/>
          </w:divBdr>
          <w:divsChild>
            <w:div w:id="25496665">
              <w:marLeft w:val="0"/>
              <w:marRight w:val="0"/>
              <w:marTop w:val="0"/>
              <w:marBottom w:val="0"/>
              <w:divBdr>
                <w:top w:val="none" w:sz="0" w:space="0" w:color="auto"/>
                <w:left w:val="none" w:sz="0" w:space="0" w:color="auto"/>
                <w:bottom w:val="none" w:sz="0" w:space="0" w:color="auto"/>
                <w:right w:val="none" w:sz="0" w:space="0" w:color="auto"/>
              </w:divBdr>
            </w:div>
          </w:divsChild>
        </w:div>
        <w:div w:id="1063137143">
          <w:marLeft w:val="0"/>
          <w:marRight w:val="0"/>
          <w:marTop w:val="0"/>
          <w:marBottom w:val="0"/>
          <w:divBdr>
            <w:top w:val="none" w:sz="0" w:space="0" w:color="auto"/>
            <w:left w:val="none" w:sz="0" w:space="0" w:color="auto"/>
            <w:bottom w:val="none" w:sz="0" w:space="0" w:color="auto"/>
            <w:right w:val="none" w:sz="0" w:space="0" w:color="auto"/>
          </w:divBdr>
          <w:divsChild>
            <w:div w:id="1188762200">
              <w:marLeft w:val="0"/>
              <w:marRight w:val="0"/>
              <w:marTop w:val="0"/>
              <w:marBottom w:val="0"/>
              <w:divBdr>
                <w:top w:val="none" w:sz="0" w:space="0" w:color="auto"/>
                <w:left w:val="none" w:sz="0" w:space="0" w:color="auto"/>
                <w:bottom w:val="none" w:sz="0" w:space="0" w:color="auto"/>
                <w:right w:val="none" w:sz="0" w:space="0" w:color="auto"/>
              </w:divBdr>
            </w:div>
          </w:divsChild>
        </w:div>
        <w:div w:id="1881016805">
          <w:marLeft w:val="0"/>
          <w:marRight w:val="0"/>
          <w:marTop w:val="0"/>
          <w:marBottom w:val="0"/>
          <w:divBdr>
            <w:top w:val="none" w:sz="0" w:space="0" w:color="auto"/>
            <w:left w:val="none" w:sz="0" w:space="0" w:color="auto"/>
            <w:bottom w:val="none" w:sz="0" w:space="0" w:color="auto"/>
            <w:right w:val="none" w:sz="0" w:space="0" w:color="auto"/>
          </w:divBdr>
          <w:divsChild>
            <w:div w:id="266237970">
              <w:marLeft w:val="0"/>
              <w:marRight w:val="0"/>
              <w:marTop w:val="0"/>
              <w:marBottom w:val="0"/>
              <w:divBdr>
                <w:top w:val="none" w:sz="0" w:space="0" w:color="auto"/>
                <w:left w:val="none" w:sz="0" w:space="0" w:color="auto"/>
                <w:bottom w:val="none" w:sz="0" w:space="0" w:color="auto"/>
                <w:right w:val="none" w:sz="0" w:space="0" w:color="auto"/>
              </w:divBdr>
            </w:div>
          </w:divsChild>
        </w:div>
        <w:div w:id="288246736">
          <w:marLeft w:val="0"/>
          <w:marRight w:val="0"/>
          <w:marTop w:val="0"/>
          <w:marBottom w:val="0"/>
          <w:divBdr>
            <w:top w:val="none" w:sz="0" w:space="0" w:color="auto"/>
            <w:left w:val="none" w:sz="0" w:space="0" w:color="auto"/>
            <w:bottom w:val="none" w:sz="0" w:space="0" w:color="auto"/>
            <w:right w:val="none" w:sz="0" w:space="0" w:color="auto"/>
          </w:divBdr>
          <w:divsChild>
            <w:div w:id="458573269">
              <w:marLeft w:val="0"/>
              <w:marRight w:val="0"/>
              <w:marTop w:val="0"/>
              <w:marBottom w:val="0"/>
              <w:divBdr>
                <w:top w:val="none" w:sz="0" w:space="0" w:color="auto"/>
                <w:left w:val="none" w:sz="0" w:space="0" w:color="auto"/>
                <w:bottom w:val="none" w:sz="0" w:space="0" w:color="auto"/>
                <w:right w:val="none" w:sz="0" w:space="0" w:color="auto"/>
              </w:divBdr>
            </w:div>
            <w:div w:id="122969518">
              <w:marLeft w:val="0"/>
              <w:marRight w:val="0"/>
              <w:marTop w:val="0"/>
              <w:marBottom w:val="0"/>
              <w:divBdr>
                <w:top w:val="none" w:sz="0" w:space="0" w:color="auto"/>
                <w:left w:val="none" w:sz="0" w:space="0" w:color="auto"/>
                <w:bottom w:val="none" w:sz="0" w:space="0" w:color="auto"/>
                <w:right w:val="none" w:sz="0" w:space="0" w:color="auto"/>
              </w:divBdr>
            </w:div>
          </w:divsChild>
        </w:div>
        <w:div w:id="517817710">
          <w:marLeft w:val="0"/>
          <w:marRight w:val="0"/>
          <w:marTop w:val="0"/>
          <w:marBottom w:val="0"/>
          <w:divBdr>
            <w:top w:val="none" w:sz="0" w:space="0" w:color="auto"/>
            <w:left w:val="none" w:sz="0" w:space="0" w:color="auto"/>
            <w:bottom w:val="none" w:sz="0" w:space="0" w:color="auto"/>
            <w:right w:val="none" w:sz="0" w:space="0" w:color="auto"/>
          </w:divBdr>
          <w:divsChild>
            <w:div w:id="85804905">
              <w:marLeft w:val="0"/>
              <w:marRight w:val="0"/>
              <w:marTop w:val="0"/>
              <w:marBottom w:val="0"/>
              <w:divBdr>
                <w:top w:val="none" w:sz="0" w:space="0" w:color="auto"/>
                <w:left w:val="none" w:sz="0" w:space="0" w:color="auto"/>
                <w:bottom w:val="none" w:sz="0" w:space="0" w:color="auto"/>
                <w:right w:val="none" w:sz="0" w:space="0" w:color="auto"/>
              </w:divBdr>
            </w:div>
          </w:divsChild>
        </w:div>
        <w:div w:id="322898353">
          <w:marLeft w:val="0"/>
          <w:marRight w:val="0"/>
          <w:marTop w:val="0"/>
          <w:marBottom w:val="0"/>
          <w:divBdr>
            <w:top w:val="none" w:sz="0" w:space="0" w:color="auto"/>
            <w:left w:val="none" w:sz="0" w:space="0" w:color="auto"/>
            <w:bottom w:val="none" w:sz="0" w:space="0" w:color="auto"/>
            <w:right w:val="none" w:sz="0" w:space="0" w:color="auto"/>
          </w:divBdr>
          <w:divsChild>
            <w:div w:id="943460740">
              <w:marLeft w:val="0"/>
              <w:marRight w:val="0"/>
              <w:marTop w:val="0"/>
              <w:marBottom w:val="0"/>
              <w:divBdr>
                <w:top w:val="none" w:sz="0" w:space="0" w:color="auto"/>
                <w:left w:val="none" w:sz="0" w:space="0" w:color="auto"/>
                <w:bottom w:val="none" w:sz="0" w:space="0" w:color="auto"/>
                <w:right w:val="none" w:sz="0" w:space="0" w:color="auto"/>
              </w:divBdr>
            </w:div>
          </w:divsChild>
        </w:div>
        <w:div w:id="1019355560">
          <w:marLeft w:val="0"/>
          <w:marRight w:val="0"/>
          <w:marTop w:val="0"/>
          <w:marBottom w:val="0"/>
          <w:divBdr>
            <w:top w:val="none" w:sz="0" w:space="0" w:color="auto"/>
            <w:left w:val="none" w:sz="0" w:space="0" w:color="auto"/>
            <w:bottom w:val="none" w:sz="0" w:space="0" w:color="auto"/>
            <w:right w:val="none" w:sz="0" w:space="0" w:color="auto"/>
          </w:divBdr>
          <w:divsChild>
            <w:div w:id="15646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5599">
      <w:bodyDiv w:val="1"/>
      <w:marLeft w:val="0"/>
      <w:marRight w:val="0"/>
      <w:marTop w:val="0"/>
      <w:marBottom w:val="0"/>
      <w:divBdr>
        <w:top w:val="none" w:sz="0" w:space="0" w:color="auto"/>
        <w:left w:val="none" w:sz="0" w:space="0" w:color="auto"/>
        <w:bottom w:val="none" w:sz="0" w:space="0" w:color="auto"/>
        <w:right w:val="none" w:sz="0" w:space="0" w:color="auto"/>
      </w:divBdr>
    </w:div>
    <w:div w:id="210253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5207</Words>
  <Characters>29682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Niaz Arbabi</dc:creator>
  <cp:keywords/>
  <dc:description/>
  <cp:lastModifiedBy>Grant Stewart</cp:lastModifiedBy>
  <cp:revision>2</cp:revision>
  <dcterms:created xsi:type="dcterms:W3CDTF">2024-11-06T22:26:00Z</dcterms:created>
  <dcterms:modified xsi:type="dcterms:W3CDTF">2024-11-06T22:26:00Z</dcterms:modified>
</cp:coreProperties>
</file>